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3B05CD" w14:textId="0A5C6BF0" w:rsidR="00CD7FD3" w:rsidRDefault="00CD7FD3" w:rsidP="00D31C5E">
      <w:pPr>
        <w:pStyle w:val="Heading1"/>
        <w:jc w:val="center"/>
        <w:rPr>
          <w:rStyle w:val="Strong"/>
          <w:rFonts w:ascii="Aptos" w:hAnsi="Aptos" w:cstheme="majorHAnsi"/>
          <w:b/>
          <w:bCs/>
        </w:rPr>
      </w:pPr>
      <w:r w:rsidRPr="00447908">
        <w:rPr>
          <w:rStyle w:val="Strong"/>
          <w:rFonts w:ascii="Aptos" w:hAnsi="Aptos" w:cstheme="majorHAnsi"/>
          <w:b/>
          <w:bCs/>
        </w:rPr>
        <w:t>Optimizing Furnace Spalling in Delayed Cok</w:t>
      </w:r>
      <w:r w:rsidR="535B93A3" w:rsidRPr="0090682B">
        <w:rPr>
          <w:rStyle w:val="Strong"/>
          <w:rFonts w:ascii="Aptos" w:hAnsi="Aptos" w:cstheme="majorHAnsi"/>
          <w:b/>
          <w:bCs/>
        </w:rPr>
        <w:t>ing</w:t>
      </w:r>
      <w:r w:rsidRPr="0090682B">
        <w:rPr>
          <w:rStyle w:val="Strong"/>
          <w:rFonts w:ascii="Aptos" w:hAnsi="Aptos" w:cstheme="majorHAnsi"/>
          <w:b/>
          <w:bCs/>
        </w:rPr>
        <w:t xml:space="preserve"> Units: A Data-Driven Approach</w:t>
      </w:r>
    </w:p>
    <w:p w14:paraId="6897A932" w14:textId="67203C47" w:rsidR="00D31C5E" w:rsidRPr="00CF77B3" w:rsidRDefault="00D31C5E" w:rsidP="00D31C5E">
      <w:pPr>
        <w:spacing w:after="0" w:line="278" w:lineRule="auto"/>
        <w:jc w:val="right"/>
        <w:rPr>
          <w:b/>
          <w:bCs/>
          <w:sz w:val="24"/>
          <w:szCs w:val="24"/>
        </w:rPr>
      </w:pPr>
      <w:r w:rsidRPr="00CF77B3">
        <w:rPr>
          <w:b/>
          <w:bCs/>
          <w:sz w:val="24"/>
          <w:szCs w:val="24"/>
        </w:rPr>
        <w:t>Prepared by:</w:t>
      </w:r>
    </w:p>
    <w:p w14:paraId="72696A36" w14:textId="39BA849B" w:rsidR="00D31C5E" w:rsidRDefault="00D31C5E" w:rsidP="00D31C5E">
      <w:pPr>
        <w:spacing w:after="0" w:line="278" w:lineRule="auto"/>
        <w:jc w:val="right"/>
        <w:rPr>
          <w:sz w:val="24"/>
          <w:szCs w:val="24"/>
        </w:rPr>
      </w:pPr>
      <w:r>
        <w:rPr>
          <w:sz w:val="24"/>
          <w:szCs w:val="24"/>
        </w:rPr>
        <w:t xml:space="preserve">Akash Anand, </w:t>
      </w:r>
      <w:r w:rsidR="00CF77B3">
        <w:rPr>
          <w:sz w:val="24"/>
          <w:szCs w:val="24"/>
        </w:rPr>
        <w:t>Senior Manager – Process Technologies</w:t>
      </w:r>
    </w:p>
    <w:p w14:paraId="1F980FA8" w14:textId="76BC3DC5" w:rsidR="00CF77B3" w:rsidRDefault="00CF77B3" w:rsidP="00D31C5E">
      <w:pPr>
        <w:spacing w:after="0" w:line="278" w:lineRule="auto"/>
        <w:jc w:val="right"/>
        <w:rPr>
          <w:sz w:val="24"/>
          <w:szCs w:val="24"/>
        </w:rPr>
      </w:pPr>
      <w:r>
        <w:rPr>
          <w:sz w:val="24"/>
          <w:szCs w:val="24"/>
        </w:rPr>
        <w:t>Kaushal Sampat, Director of Digitalization</w:t>
      </w:r>
    </w:p>
    <w:p w14:paraId="1B81A77E" w14:textId="2E652D5C" w:rsidR="00CF77B3" w:rsidRDefault="00CF77B3" w:rsidP="00D31C5E">
      <w:pPr>
        <w:spacing w:after="0" w:line="278" w:lineRule="auto"/>
        <w:jc w:val="right"/>
        <w:rPr>
          <w:sz w:val="24"/>
          <w:szCs w:val="24"/>
        </w:rPr>
      </w:pPr>
      <w:r>
        <w:rPr>
          <w:sz w:val="24"/>
          <w:szCs w:val="24"/>
        </w:rPr>
        <w:t>Steve Beeston, Refinery Digitalization Consultant, DCU SME</w:t>
      </w:r>
    </w:p>
    <w:p w14:paraId="11F84888" w14:textId="4C089ECB" w:rsidR="00CF77B3" w:rsidRPr="00D31C5E" w:rsidRDefault="00CF77B3" w:rsidP="00D31C5E">
      <w:pPr>
        <w:spacing w:after="0" w:line="278" w:lineRule="auto"/>
        <w:jc w:val="right"/>
        <w:rPr>
          <w:sz w:val="24"/>
          <w:szCs w:val="24"/>
        </w:rPr>
      </w:pPr>
      <w:r>
        <w:rPr>
          <w:sz w:val="24"/>
          <w:szCs w:val="24"/>
        </w:rPr>
        <w:t>Published: January 2026</w:t>
      </w:r>
    </w:p>
    <w:p w14:paraId="5E5A8866" w14:textId="77777777" w:rsidR="00CD7FD3" w:rsidRPr="0090682B" w:rsidRDefault="00CD7FD3" w:rsidP="00CD7FD3">
      <w:pPr>
        <w:pStyle w:val="Heading2"/>
        <w:rPr>
          <w:rFonts w:ascii="Aptos" w:hAnsi="Aptos" w:cstheme="majorHAnsi"/>
        </w:rPr>
      </w:pPr>
      <w:r w:rsidRPr="0090682B">
        <w:rPr>
          <w:rStyle w:val="Strong"/>
          <w:rFonts w:ascii="Aptos" w:hAnsi="Aptos" w:cstheme="majorHAnsi"/>
          <w:b/>
          <w:bCs/>
        </w:rPr>
        <w:t>Abstract</w:t>
      </w:r>
    </w:p>
    <w:p w14:paraId="01385EFB" w14:textId="49A21F27" w:rsidR="00D17696" w:rsidRPr="0090682B" w:rsidRDefault="00CD7FD3" w:rsidP="0090682B">
      <w:pPr>
        <w:pStyle w:val="NormalWeb"/>
        <w:rPr>
          <w:rFonts w:ascii="Aptos" w:hAnsi="Aptos" w:cstheme="majorHAnsi"/>
        </w:rPr>
      </w:pPr>
      <w:r w:rsidRPr="0090682B">
        <w:rPr>
          <w:rFonts w:ascii="Aptos" w:hAnsi="Aptos" w:cstheme="majorHAnsi"/>
        </w:rPr>
        <w:t>Furnace tube fouling due to coke deposition is a critical operational challenge in delayed cok</w:t>
      </w:r>
      <w:r w:rsidR="4A5AFEC8" w:rsidRPr="0090682B">
        <w:rPr>
          <w:rFonts w:ascii="Aptos" w:hAnsi="Aptos" w:cstheme="majorHAnsi"/>
        </w:rPr>
        <w:t>ing</w:t>
      </w:r>
      <w:r w:rsidRPr="0090682B">
        <w:rPr>
          <w:rFonts w:ascii="Aptos" w:hAnsi="Aptos" w:cstheme="majorHAnsi"/>
        </w:rPr>
        <w:t xml:space="preserve"> units (DCU</w:t>
      </w:r>
      <w:r w:rsidR="7CBAC1DD" w:rsidRPr="0090682B">
        <w:rPr>
          <w:rFonts w:ascii="Aptos" w:hAnsi="Aptos" w:cstheme="majorHAnsi"/>
        </w:rPr>
        <w:t>s</w:t>
      </w:r>
      <w:r w:rsidRPr="0090682B">
        <w:rPr>
          <w:rFonts w:ascii="Aptos" w:hAnsi="Aptos" w:cstheme="majorHAnsi"/>
        </w:rPr>
        <w:t>), directly impacting heat transfer efficiency, throughput, and</w:t>
      </w:r>
      <w:r w:rsidR="00C851B9">
        <w:rPr>
          <w:rFonts w:ascii="Aptos" w:hAnsi="Aptos" w:cstheme="majorHAnsi"/>
        </w:rPr>
        <w:t xml:space="preserve"> heater</w:t>
      </w:r>
      <w:r w:rsidRPr="0090682B">
        <w:rPr>
          <w:rFonts w:ascii="Aptos" w:hAnsi="Aptos" w:cstheme="majorHAnsi"/>
        </w:rPr>
        <w:t xml:space="preserve"> run length. Spalling is widely employed as an online decoking technique; however, its effectiveness </w:t>
      </w:r>
      <w:r w:rsidR="00C851B9">
        <w:rPr>
          <w:rFonts w:ascii="Aptos" w:hAnsi="Aptos" w:cstheme="majorHAnsi"/>
        </w:rPr>
        <w:t xml:space="preserve">can </w:t>
      </w:r>
      <w:r w:rsidR="00C851B9" w:rsidRPr="0090682B">
        <w:rPr>
          <w:rFonts w:ascii="Aptos" w:hAnsi="Aptos" w:cstheme="majorHAnsi"/>
        </w:rPr>
        <w:t>var</w:t>
      </w:r>
      <w:r w:rsidR="00C851B9">
        <w:rPr>
          <w:rFonts w:ascii="Aptos" w:hAnsi="Aptos" w:cstheme="majorHAnsi"/>
        </w:rPr>
        <w:t>y</w:t>
      </w:r>
      <w:r w:rsidR="00C851B9" w:rsidRPr="0090682B">
        <w:rPr>
          <w:rFonts w:ascii="Aptos" w:hAnsi="Aptos" w:cstheme="majorHAnsi"/>
        </w:rPr>
        <w:t xml:space="preserve"> </w:t>
      </w:r>
      <w:r w:rsidRPr="0090682B">
        <w:rPr>
          <w:rFonts w:ascii="Aptos" w:hAnsi="Aptos" w:cstheme="majorHAnsi"/>
        </w:rPr>
        <w:t xml:space="preserve">significantly depending on operating practices. </w:t>
      </w:r>
    </w:p>
    <w:p w14:paraId="522FA5B8" w14:textId="1B0CB820" w:rsidR="00CD7FD3" w:rsidRPr="0090682B" w:rsidRDefault="00CD7FD3" w:rsidP="00CF77B3">
      <w:pPr>
        <w:pStyle w:val="NormalWeb"/>
        <w:spacing w:before="120" w:beforeAutospacing="0" w:after="120" w:afterAutospacing="0"/>
        <w:rPr>
          <w:rFonts w:ascii="Aptos" w:hAnsi="Aptos" w:cstheme="majorHAnsi"/>
        </w:rPr>
      </w:pPr>
      <w:r w:rsidRPr="0090682B">
        <w:rPr>
          <w:rFonts w:ascii="Aptos" w:hAnsi="Aptos" w:cstheme="majorHAnsi"/>
        </w:rPr>
        <w:t xml:space="preserve">This paper presents a data-driven analysis of spalling operations </w:t>
      </w:r>
      <w:r w:rsidR="6AFFBE71" w:rsidRPr="0090682B">
        <w:rPr>
          <w:rFonts w:ascii="Aptos" w:hAnsi="Aptos" w:cstheme="majorHAnsi"/>
        </w:rPr>
        <w:t>for a North American D</w:t>
      </w:r>
      <w:r w:rsidR="57D7C33A" w:rsidRPr="0090682B">
        <w:rPr>
          <w:rFonts w:ascii="Aptos" w:hAnsi="Aptos" w:cstheme="majorHAnsi"/>
        </w:rPr>
        <w:t xml:space="preserve">CU </w:t>
      </w:r>
      <w:r w:rsidRPr="0090682B">
        <w:rPr>
          <w:rFonts w:ascii="Aptos" w:hAnsi="Aptos" w:cstheme="majorHAnsi"/>
        </w:rPr>
        <w:t xml:space="preserve">across multiple furnace passes over an extended operating period. Key performance indicators (KPIs) </w:t>
      </w:r>
      <w:r w:rsidR="3F72000B" w:rsidRPr="0090682B">
        <w:rPr>
          <w:rFonts w:ascii="Aptos" w:hAnsi="Aptos" w:cstheme="majorHAnsi"/>
        </w:rPr>
        <w:t>were</w:t>
      </w:r>
      <w:r w:rsidRPr="0090682B">
        <w:rPr>
          <w:rFonts w:ascii="Aptos" w:hAnsi="Aptos" w:cstheme="majorHAnsi"/>
        </w:rPr>
        <w:t xml:space="preserve"> </w:t>
      </w:r>
      <w:r w:rsidR="42B20598" w:rsidRPr="0090682B">
        <w:rPr>
          <w:rFonts w:ascii="Aptos" w:hAnsi="Aptos" w:cstheme="majorHAnsi"/>
        </w:rPr>
        <w:t>established</w:t>
      </w:r>
      <w:r w:rsidRPr="0090682B">
        <w:rPr>
          <w:rFonts w:ascii="Aptos" w:hAnsi="Aptos" w:cstheme="majorHAnsi"/>
        </w:rPr>
        <w:t xml:space="preserve"> to quantify spall effectiveness, and correlations between operational parameters and outcomes </w:t>
      </w:r>
      <w:r w:rsidR="5CF108F1" w:rsidRPr="0090682B">
        <w:rPr>
          <w:rFonts w:ascii="Aptos" w:hAnsi="Aptos" w:cstheme="majorHAnsi"/>
        </w:rPr>
        <w:t>were</w:t>
      </w:r>
      <w:r w:rsidRPr="0090682B">
        <w:rPr>
          <w:rFonts w:ascii="Aptos" w:hAnsi="Aptos" w:cstheme="majorHAnsi"/>
        </w:rPr>
        <w:t xml:space="preserve"> </w:t>
      </w:r>
      <w:r w:rsidR="22759637" w:rsidRPr="0090682B">
        <w:rPr>
          <w:rFonts w:ascii="Aptos" w:hAnsi="Aptos" w:cstheme="majorHAnsi"/>
        </w:rPr>
        <w:t>developed</w:t>
      </w:r>
      <w:r w:rsidRPr="0090682B">
        <w:rPr>
          <w:rFonts w:ascii="Aptos" w:hAnsi="Aptos" w:cstheme="majorHAnsi"/>
        </w:rPr>
        <w:t>. Th</w:t>
      </w:r>
      <w:r w:rsidR="38F9EA2F" w:rsidRPr="0090682B">
        <w:rPr>
          <w:rFonts w:ascii="Aptos" w:hAnsi="Aptos" w:cstheme="majorHAnsi"/>
        </w:rPr>
        <w:t>is</w:t>
      </w:r>
      <w:r w:rsidRPr="0090682B">
        <w:rPr>
          <w:rFonts w:ascii="Aptos" w:hAnsi="Aptos" w:cstheme="majorHAnsi"/>
        </w:rPr>
        <w:t xml:space="preserve"> study identifies critical thresholds, best practices, and decision rules that can significantly improve spall efficiency, reduce operational variability, and enhance furnace performance.</w:t>
      </w:r>
    </w:p>
    <w:p w14:paraId="08F55691" w14:textId="77777777" w:rsidR="00CD7FD3" w:rsidRPr="0090682B" w:rsidRDefault="003A36DC" w:rsidP="00CF77B3">
      <w:pPr>
        <w:spacing w:before="120" w:after="120"/>
        <w:rPr>
          <w:rFonts w:ascii="Aptos" w:hAnsi="Aptos" w:cstheme="majorHAnsi"/>
        </w:rPr>
      </w:pPr>
      <w:r>
        <w:rPr>
          <w:rFonts w:ascii="Aptos" w:hAnsi="Aptos" w:cstheme="majorHAnsi"/>
        </w:rPr>
        <w:pict w14:anchorId="0309EDF9">
          <v:rect id="_x0000_i1025" style="width:0;height:1.5pt" o:hralign="center" o:hrstd="t" o:hr="t" fillcolor="#a0a0a0" stroked="f"/>
        </w:pict>
      </w:r>
    </w:p>
    <w:p w14:paraId="4706C088" w14:textId="77777777" w:rsidR="00CD7FD3" w:rsidRPr="0090682B" w:rsidRDefault="00CD7FD3" w:rsidP="00CF77B3">
      <w:pPr>
        <w:pStyle w:val="Heading2"/>
        <w:spacing w:before="120" w:beforeAutospacing="0" w:after="120" w:afterAutospacing="0" w:line="276" w:lineRule="auto"/>
        <w:rPr>
          <w:rFonts w:ascii="Aptos" w:hAnsi="Aptos" w:cstheme="majorHAnsi"/>
        </w:rPr>
      </w:pPr>
      <w:r w:rsidRPr="0090682B">
        <w:rPr>
          <w:rStyle w:val="Strong"/>
          <w:rFonts w:ascii="Aptos" w:hAnsi="Aptos" w:cstheme="majorHAnsi"/>
          <w:b/>
          <w:bCs/>
        </w:rPr>
        <w:t>1. Introduction</w:t>
      </w:r>
    </w:p>
    <w:p w14:paraId="25E91935" w14:textId="11A061D4" w:rsidR="005162A6" w:rsidRPr="0090682B" w:rsidRDefault="005162A6" w:rsidP="0090682B">
      <w:pPr>
        <w:pStyle w:val="Heading2"/>
        <w:rPr>
          <w:rFonts w:ascii="Aptos" w:hAnsi="Aptos" w:cstheme="majorHAnsi"/>
          <w:b w:val="0"/>
          <w:bCs w:val="0"/>
          <w:sz w:val="24"/>
          <w:szCs w:val="24"/>
        </w:rPr>
      </w:pPr>
      <w:r w:rsidRPr="0090682B">
        <w:rPr>
          <w:rFonts w:ascii="Aptos" w:hAnsi="Aptos" w:cstheme="majorHAnsi"/>
          <w:b w:val="0"/>
          <w:bCs w:val="0"/>
          <w:sz w:val="24"/>
          <w:szCs w:val="24"/>
        </w:rPr>
        <w:t xml:space="preserve">Delayed coking is a thermal cracking process employed to upgrade heavy residual fractions into lighter hydrocarbons and petroleum coke. The performance of the furnace is a key determinant of unit </w:t>
      </w:r>
      <w:r w:rsidR="001474FB">
        <w:rPr>
          <w:rFonts w:ascii="Aptos" w:hAnsi="Aptos" w:cstheme="majorHAnsi"/>
          <w:b w:val="0"/>
          <w:bCs w:val="0"/>
          <w:sz w:val="24"/>
          <w:szCs w:val="24"/>
        </w:rPr>
        <w:t>performance</w:t>
      </w:r>
      <w:r w:rsidR="001474FB" w:rsidRPr="0090682B">
        <w:rPr>
          <w:rFonts w:ascii="Aptos" w:hAnsi="Aptos" w:cstheme="majorHAnsi"/>
          <w:b w:val="0"/>
          <w:bCs w:val="0"/>
          <w:sz w:val="24"/>
          <w:szCs w:val="24"/>
        </w:rPr>
        <w:t xml:space="preserve"> </w:t>
      </w:r>
      <w:r w:rsidRPr="0090682B">
        <w:rPr>
          <w:rFonts w:ascii="Aptos" w:hAnsi="Aptos" w:cstheme="majorHAnsi"/>
          <w:b w:val="0"/>
          <w:bCs w:val="0"/>
          <w:sz w:val="24"/>
          <w:szCs w:val="24"/>
        </w:rPr>
        <w:t>and throughput</w:t>
      </w:r>
      <w:r w:rsidR="00D73E88">
        <w:rPr>
          <w:rFonts w:ascii="Aptos" w:hAnsi="Aptos" w:cstheme="majorHAnsi"/>
          <w:b w:val="0"/>
          <w:bCs w:val="0"/>
          <w:sz w:val="24"/>
          <w:szCs w:val="24"/>
        </w:rPr>
        <w:t>.  P</w:t>
      </w:r>
      <w:r w:rsidRPr="0090682B">
        <w:rPr>
          <w:rFonts w:ascii="Aptos" w:hAnsi="Aptos" w:cstheme="majorHAnsi"/>
          <w:b w:val="0"/>
          <w:bCs w:val="0"/>
          <w:sz w:val="24"/>
          <w:szCs w:val="24"/>
        </w:rPr>
        <w:t xml:space="preserve">rogressive coke deposition within </w:t>
      </w:r>
      <w:r w:rsidR="001B1FD5">
        <w:rPr>
          <w:rFonts w:ascii="Aptos" w:hAnsi="Aptos" w:cstheme="majorHAnsi"/>
          <w:b w:val="0"/>
          <w:bCs w:val="0"/>
          <w:sz w:val="24"/>
          <w:szCs w:val="24"/>
        </w:rPr>
        <w:t xml:space="preserve">the </w:t>
      </w:r>
      <w:r w:rsidRPr="0090682B">
        <w:rPr>
          <w:rFonts w:ascii="Aptos" w:hAnsi="Aptos" w:cstheme="majorHAnsi"/>
          <w:b w:val="0"/>
          <w:bCs w:val="0"/>
          <w:sz w:val="24"/>
          <w:szCs w:val="24"/>
        </w:rPr>
        <w:t xml:space="preserve">furnace tubes </w:t>
      </w:r>
      <w:r w:rsidR="001B1FD5">
        <w:rPr>
          <w:rFonts w:ascii="Aptos" w:hAnsi="Aptos" w:cstheme="majorHAnsi"/>
          <w:b w:val="0"/>
          <w:bCs w:val="0"/>
          <w:sz w:val="24"/>
          <w:szCs w:val="24"/>
        </w:rPr>
        <w:t xml:space="preserve">during operation </w:t>
      </w:r>
      <w:r w:rsidRPr="0090682B">
        <w:rPr>
          <w:rFonts w:ascii="Aptos" w:hAnsi="Aptos" w:cstheme="majorHAnsi"/>
          <w:b w:val="0"/>
          <w:bCs w:val="0"/>
          <w:sz w:val="24"/>
          <w:szCs w:val="24"/>
        </w:rPr>
        <w:t xml:space="preserve">degrades heat transfer, increases </w:t>
      </w:r>
      <w:r w:rsidR="0003796E">
        <w:rPr>
          <w:rFonts w:ascii="Aptos" w:hAnsi="Aptos" w:cstheme="majorHAnsi"/>
          <w:b w:val="0"/>
          <w:bCs w:val="0"/>
          <w:sz w:val="24"/>
          <w:szCs w:val="24"/>
        </w:rPr>
        <w:t xml:space="preserve">tube side </w:t>
      </w:r>
      <w:r w:rsidRPr="0090682B">
        <w:rPr>
          <w:rFonts w:ascii="Aptos" w:hAnsi="Aptos" w:cstheme="majorHAnsi"/>
          <w:b w:val="0"/>
          <w:bCs w:val="0"/>
          <w:sz w:val="24"/>
          <w:szCs w:val="24"/>
        </w:rPr>
        <w:t>pressure drop, and constrains feed processing capacity.</w:t>
      </w:r>
    </w:p>
    <w:p w14:paraId="2FC8441F" w14:textId="102D2829" w:rsidR="00D17696" w:rsidRPr="0090682B" w:rsidRDefault="005162A6" w:rsidP="0090682B">
      <w:pPr>
        <w:pStyle w:val="NormalWeb"/>
        <w:rPr>
          <w:rFonts w:ascii="Aptos" w:hAnsi="Aptos" w:cstheme="majorHAnsi"/>
        </w:rPr>
      </w:pPr>
      <w:r w:rsidRPr="0090682B">
        <w:rPr>
          <w:rFonts w:ascii="Aptos" w:hAnsi="Aptos" w:cstheme="majorHAnsi"/>
        </w:rPr>
        <w:t>Spalling is an online decoking method employed to remove coke deposits without requiring a unit shutdown</w:t>
      </w:r>
      <w:r w:rsidR="00094066">
        <w:rPr>
          <w:rFonts w:ascii="Aptos" w:hAnsi="Aptos" w:cstheme="majorHAnsi"/>
        </w:rPr>
        <w:t>. I</w:t>
      </w:r>
      <w:r w:rsidRPr="0090682B">
        <w:rPr>
          <w:rFonts w:ascii="Aptos" w:hAnsi="Aptos" w:cstheme="majorHAnsi"/>
        </w:rPr>
        <w:t xml:space="preserve">ts effectiveness </w:t>
      </w:r>
      <w:r w:rsidR="00094066">
        <w:rPr>
          <w:rFonts w:ascii="Aptos" w:hAnsi="Aptos" w:cstheme="majorHAnsi"/>
        </w:rPr>
        <w:t xml:space="preserve">is </w:t>
      </w:r>
      <w:r w:rsidRPr="0090682B">
        <w:rPr>
          <w:rFonts w:ascii="Aptos" w:hAnsi="Aptos" w:cstheme="majorHAnsi"/>
        </w:rPr>
        <w:t xml:space="preserve">dependent on factors such as temperature control, </w:t>
      </w:r>
      <w:r w:rsidR="001A2429">
        <w:rPr>
          <w:rFonts w:ascii="Aptos" w:hAnsi="Aptos" w:cstheme="majorHAnsi"/>
        </w:rPr>
        <w:t>spall</w:t>
      </w:r>
      <w:r w:rsidR="001A2429" w:rsidRPr="0090682B">
        <w:rPr>
          <w:rFonts w:ascii="Aptos" w:hAnsi="Aptos" w:cstheme="majorHAnsi"/>
        </w:rPr>
        <w:t xml:space="preserve"> </w:t>
      </w:r>
      <w:r w:rsidRPr="0090682B">
        <w:rPr>
          <w:rFonts w:ascii="Aptos" w:hAnsi="Aptos" w:cstheme="majorHAnsi"/>
        </w:rPr>
        <w:t xml:space="preserve">duration, and fouling severity. The </w:t>
      </w:r>
      <w:r w:rsidR="001A2429">
        <w:rPr>
          <w:rFonts w:ascii="Aptos" w:hAnsi="Aptos" w:cstheme="majorHAnsi"/>
        </w:rPr>
        <w:t xml:space="preserve">spalling </w:t>
      </w:r>
      <w:r w:rsidRPr="0090682B">
        <w:rPr>
          <w:rFonts w:ascii="Aptos" w:hAnsi="Aptos" w:cstheme="majorHAnsi"/>
        </w:rPr>
        <w:t xml:space="preserve">process involves shifting the furnace </w:t>
      </w:r>
      <w:r w:rsidR="001A2429">
        <w:rPr>
          <w:rFonts w:ascii="Aptos" w:hAnsi="Aptos" w:cstheme="majorHAnsi"/>
        </w:rPr>
        <w:t xml:space="preserve">from </w:t>
      </w:r>
      <w:r w:rsidR="00EA0AEB">
        <w:rPr>
          <w:rFonts w:ascii="Aptos" w:hAnsi="Aptos" w:cstheme="majorHAnsi"/>
        </w:rPr>
        <w:t xml:space="preserve">normal operation </w:t>
      </w:r>
      <w:r w:rsidRPr="0090682B">
        <w:rPr>
          <w:rFonts w:ascii="Aptos" w:hAnsi="Aptos" w:cstheme="majorHAnsi"/>
        </w:rPr>
        <w:t xml:space="preserve">to a spalling regime by replacing </w:t>
      </w:r>
      <w:r w:rsidR="00EA0AEB">
        <w:rPr>
          <w:rFonts w:ascii="Aptos" w:hAnsi="Aptos" w:cstheme="majorHAnsi"/>
        </w:rPr>
        <w:t xml:space="preserve">the </w:t>
      </w:r>
      <w:r w:rsidRPr="0090682B">
        <w:rPr>
          <w:rFonts w:ascii="Aptos" w:hAnsi="Aptos" w:cstheme="majorHAnsi"/>
        </w:rPr>
        <w:t xml:space="preserve">hydrocarbon feed with steam and/or water, while sustaining elevated COT (Coil Outlet Temperature) and controlled TMT (Tube Metal Temperature). Under these conditions, high-velocity flow, turbulence, and thermal shock generate mechanical stresses and differential expansion between the coke layer and tube metal, leading to coke cracking and dislodgement. </w:t>
      </w:r>
    </w:p>
    <w:p w14:paraId="037C1A50" w14:textId="17AE386F" w:rsidR="003153FC" w:rsidRPr="0090682B" w:rsidRDefault="005162A6" w:rsidP="0090682B">
      <w:pPr>
        <w:pStyle w:val="NormalWeb"/>
        <w:rPr>
          <w:rFonts w:ascii="Aptos" w:hAnsi="Aptos" w:cstheme="majorHAnsi"/>
        </w:rPr>
      </w:pPr>
      <w:r w:rsidRPr="0090682B">
        <w:rPr>
          <w:rFonts w:ascii="Aptos" w:hAnsi="Aptos" w:cstheme="majorHAnsi"/>
        </w:rPr>
        <w:lastRenderedPageBreak/>
        <w:t>The extent of coke removal is reflected by a reduction in CIP (Coil Inlet Pres</w:t>
      </w:r>
      <w:r w:rsidR="00C616C9" w:rsidRPr="0090682B">
        <w:rPr>
          <w:rFonts w:ascii="Aptos" w:hAnsi="Aptos" w:cstheme="majorHAnsi"/>
        </w:rPr>
        <w:t>sure) and a decrease in the TMT-</w:t>
      </w:r>
      <w:r w:rsidRPr="0090682B">
        <w:rPr>
          <w:rFonts w:ascii="Aptos" w:hAnsi="Aptos" w:cstheme="majorHAnsi"/>
        </w:rPr>
        <w:t>COT differential</w:t>
      </w:r>
      <w:r w:rsidR="00977FBC">
        <w:rPr>
          <w:rFonts w:ascii="Aptos" w:hAnsi="Aptos" w:cstheme="majorHAnsi"/>
        </w:rPr>
        <w:t xml:space="preserve">.  </w:t>
      </w:r>
      <w:r w:rsidRPr="0090682B">
        <w:rPr>
          <w:rFonts w:ascii="Aptos" w:hAnsi="Aptos" w:cstheme="majorHAnsi"/>
        </w:rPr>
        <w:t xml:space="preserve">TMT is continuously monitored to ensure tube integrity. Upon </w:t>
      </w:r>
      <w:r w:rsidR="00D813B3">
        <w:rPr>
          <w:rFonts w:ascii="Aptos" w:hAnsi="Aptos" w:cstheme="majorHAnsi"/>
        </w:rPr>
        <w:t>completion of the spall</w:t>
      </w:r>
      <w:r w:rsidR="008F1EBD">
        <w:rPr>
          <w:rFonts w:ascii="Aptos" w:hAnsi="Aptos" w:cstheme="majorHAnsi"/>
        </w:rPr>
        <w:t>,</w:t>
      </w:r>
      <w:r w:rsidRPr="0090682B">
        <w:rPr>
          <w:rFonts w:ascii="Aptos" w:hAnsi="Aptos" w:cstheme="majorHAnsi"/>
        </w:rPr>
        <w:t xml:space="preserve"> the furnace is transitioned back to normal operating conditions.</w:t>
      </w:r>
    </w:p>
    <w:p w14:paraId="29074784" w14:textId="77777777" w:rsidR="00CD7FD3" w:rsidRPr="0090682B" w:rsidRDefault="00CD7FD3" w:rsidP="002D2B7D">
      <w:pPr>
        <w:pStyle w:val="NormalWeb"/>
        <w:spacing w:line="276" w:lineRule="auto"/>
        <w:rPr>
          <w:rFonts w:ascii="Aptos" w:hAnsi="Aptos" w:cstheme="majorHAnsi"/>
        </w:rPr>
      </w:pPr>
      <w:r w:rsidRPr="0090682B">
        <w:rPr>
          <w:rFonts w:ascii="Aptos" w:hAnsi="Aptos" w:cstheme="majorHAnsi"/>
        </w:rPr>
        <w:t>This study analyzes historical spall data to:</w:t>
      </w:r>
    </w:p>
    <w:p w14:paraId="174F5FE8" w14:textId="77777777" w:rsidR="00CD7FD3" w:rsidRPr="0090682B" w:rsidRDefault="00CD7FD3" w:rsidP="002D2B7D">
      <w:pPr>
        <w:pStyle w:val="NormalWeb"/>
        <w:numPr>
          <w:ilvl w:val="0"/>
          <w:numId w:val="17"/>
        </w:numPr>
        <w:spacing w:line="276" w:lineRule="auto"/>
        <w:rPr>
          <w:rFonts w:ascii="Aptos" w:hAnsi="Aptos" w:cstheme="majorHAnsi"/>
        </w:rPr>
      </w:pPr>
      <w:r w:rsidRPr="0090682B">
        <w:rPr>
          <w:rFonts w:ascii="Aptos" w:hAnsi="Aptos" w:cstheme="majorHAnsi"/>
        </w:rPr>
        <w:t>Quantify spall effectiveness using objective metrics</w:t>
      </w:r>
    </w:p>
    <w:p w14:paraId="5B1F0FA9" w14:textId="77777777" w:rsidR="00CD7FD3" w:rsidRPr="0090682B" w:rsidRDefault="00CD7FD3" w:rsidP="002D2B7D">
      <w:pPr>
        <w:pStyle w:val="NormalWeb"/>
        <w:numPr>
          <w:ilvl w:val="0"/>
          <w:numId w:val="17"/>
        </w:numPr>
        <w:spacing w:line="276" w:lineRule="auto"/>
        <w:rPr>
          <w:rFonts w:ascii="Aptos" w:hAnsi="Aptos" w:cstheme="majorHAnsi"/>
        </w:rPr>
      </w:pPr>
      <w:r w:rsidRPr="0090682B">
        <w:rPr>
          <w:rFonts w:ascii="Aptos" w:hAnsi="Aptos" w:cstheme="majorHAnsi"/>
        </w:rPr>
        <w:t>Identify key drivers of successful spalling</w:t>
      </w:r>
    </w:p>
    <w:p w14:paraId="51A8B211" w14:textId="0CBE5312" w:rsidR="00CD7FD3" w:rsidRPr="0090682B" w:rsidRDefault="00CD7FD3" w:rsidP="002D2B7D">
      <w:pPr>
        <w:pStyle w:val="NormalWeb"/>
        <w:numPr>
          <w:ilvl w:val="0"/>
          <w:numId w:val="17"/>
        </w:numPr>
        <w:spacing w:line="276" w:lineRule="auto"/>
        <w:rPr>
          <w:rFonts w:ascii="Aptos" w:hAnsi="Aptos" w:cstheme="majorHAnsi"/>
        </w:rPr>
      </w:pPr>
      <w:r w:rsidRPr="0090682B">
        <w:rPr>
          <w:rFonts w:ascii="Aptos" w:hAnsi="Aptos" w:cstheme="majorHAnsi"/>
        </w:rPr>
        <w:t xml:space="preserve">Develop operational guidelines for consistent </w:t>
      </w:r>
      <w:r w:rsidR="006917DF">
        <w:rPr>
          <w:rFonts w:ascii="Aptos" w:hAnsi="Aptos" w:cstheme="majorHAnsi"/>
        </w:rPr>
        <w:t xml:space="preserve">spalling </w:t>
      </w:r>
      <w:r w:rsidRPr="0090682B">
        <w:rPr>
          <w:rFonts w:ascii="Aptos" w:hAnsi="Aptos" w:cstheme="majorHAnsi"/>
        </w:rPr>
        <w:t>performance</w:t>
      </w:r>
    </w:p>
    <w:p w14:paraId="64B2736D" w14:textId="60DE2844" w:rsidR="00960F7F" w:rsidRPr="0090682B" w:rsidRDefault="003A36DC" w:rsidP="002D2B7D">
      <w:pPr>
        <w:spacing w:line="276" w:lineRule="auto"/>
        <w:rPr>
          <w:rFonts w:ascii="Aptos" w:hAnsi="Aptos" w:cstheme="majorHAnsi"/>
        </w:rPr>
      </w:pPr>
      <w:r>
        <w:rPr>
          <w:rFonts w:ascii="Aptos" w:hAnsi="Aptos" w:cstheme="majorHAnsi"/>
        </w:rPr>
        <w:pict w14:anchorId="2EFB1E6F">
          <v:rect id="_x0000_i1026" style="width:0;height:1.5pt" o:hralign="center" o:hrstd="t" o:hr="t" fillcolor="#a0a0a0" stroked="f"/>
        </w:pict>
      </w:r>
    </w:p>
    <w:p w14:paraId="2FC119F6" w14:textId="77777777" w:rsidR="00CD7FD3" w:rsidRPr="0090682B" w:rsidRDefault="00CD7FD3" w:rsidP="002D2B7D">
      <w:pPr>
        <w:pStyle w:val="Heading2"/>
        <w:spacing w:line="276" w:lineRule="auto"/>
        <w:rPr>
          <w:rFonts w:ascii="Aptos" w:hAnsi="Aptos" w:cstheme="majorHAnsi"/>
        </w:rPr>
      </w:pPr>
      <w:r w:rsidRPr="0090682B">
        <w:rPr>
          <w:rStyle w:val="Strong"/>
          <w:rFonts w:ascii="Aptos" w:hAnsi="Aptos" w:cstheme="majorHAnsi"/>
          <w:b/>
          <w:bCs/>
        </w:rPr>
        <w:t>2. Methodology</w:t>
      </w:r>
    </w:p>
    <w:p w14:paraId="1E0DCD08" w14:textId="77777777" w:rsidR="00CD7FD3" w:rsidRPr="0090682B" w:rsidRDefault="00CD7FD3" w:rsidP="002D2B7D">
      <w:pPr>
        <w:pStyle w:val="Heading3"/>
        <w:spacing w:line="276" w:lineRule="auto"/>
        <w:rPr>
          <w:rFonts w:ascii="Aptos" w:hAnsi="Aptos" w:cstheme="majorHAnsi"/>
        </w:rPr>
      </w:pPr>
      <w:r w:rsidRPr="0090682B">
        <w:rPr>
          <w:rStyle w:val="Strong"/>
          <w:rFonts w:ascii="Aptos" w:hAnsi="Aptos" w:cstheme="majorHAnsi"/>
          <w:b/>
          <w:bCs/>
        </w:rPr>
        <w:t>2.1 Data Overview</w:t>
      </w:r>
    </w:p>
    <w:p w14:paraId="127F7D82" w14:textId="45BB959D" w:rsidR="00CD7FD3" w:rsidRPr="0090682B" w:rsidRDefault="00CD7FD3" w:rsidP="002D2B7D">
      <w:pPr>
        <w:pStyle w:val="NormalWeb"/>
        <w:spacing w:line="276" w:lineRule="auto"/>
        <w:rPr>
          <w:rFonts w:ascii="Aptos" w:hAnsi="Aptos" w:cstheme="majorHAnsi"/>
        </w:rPr>
      </w:pPr>
      <w:r w:rsidRPr="0090682B">
        <w:rPr>
          <w:rFonts w:ascii="Aptos" w:hAnsi="Aptos" w:cstheme="majorHAnsi"/>
        </w:rPr>
        <w:t>The analysis is based on an extensive dataset covering multiple furnace passes and operating cycles</w:t>
      </w:r>
      <w:r w:rsidR="437CB1E3" w:rsidRPr="0090682B">
        <w:rPr>
          <w:rFonts w:ascii="Aptos" w:hAnsi="Aptos" w:cstheme="majorHAnsi"/>
        </w:rPr>
        <w:t xml:space="preserve"> of a North American DCU</w:t>
      </w:r>
      <w:r w:rsidRPr="0090682B">
        <w:rPr>
          <w:rFonts w:ascii="Aptos" w:hAnsi="Aptos" w:cstheme="majorHAnsi"/>
        </w:rPr>
        <w:t xml:space="preserve">. Each spall event </w:t>
      </w:r>
      <w:r w:rsidR="3BB09382" w:rsidRPr="0090682B">
        <w:rPr>
          <w:rFonts w:ascii="Aptos" w:hAnsi="Aptos" w:cstheme="majorHAnsi"/>
        </w:rPr>
        <w:t>was</w:t>
      </w:r>
      <w:r w:rsidRPr="0090682B">
        <w:rPr>
          <w:rFonts w:ascii="Aptos" w:hAnsi="Aptos" w:cstheme="majorHAnsi"/>
        </w:rPr>
        <w:t xml:space="preserve"> evaluated using both during-spall and post-spall performance indicators.</w:t>
      </w:r>
    </w:p>
    <w:p w14:paraId="3FFE9049" w14:textId="77777777" w:rsidR="00CD7FD3" w:rsidRPr="0090682B" w:rsidRDefault="003A36DC" w:rsidP="002D2B7D">
      <w:pPr>
        <w:spacing w:line="276" w:lineRule="auto"/>
        <w:rPr>
          <w:rFonts w:ascii="Aptos" w:hAnsi="Aptos" w:cstheme="majorHAnsi"/>
        </w:rPr>
      </w:pPr>
      <w:r>
        <w:rPr>
          <w:rFonts w:ascii="Aptos" w:hAnsi="Aptos" w:cstheme="majorHAnsi"/>
        </w:rPr>
        <w:pict w14:anchorId="72CB4BE9">
          <v:rect id="_x0000_i1027" style="width:0;height:1.5pt" o:hralign="center" o:hrstd="t" o:hr="t" fillcolor="#a0a0a0" stroked="f"/>
        </w:pict>
      </w:r>
    </w:p>
    <w:p w14:paraId="23F212DE" w14:textId="77777777" w:rsidR="00CD7FD3" w:rsidRPr="0090682B" w:rsidRDefault="00CD7FD3" w:rsidP="002D2B7D">
      <w:pPr>
        <w:pStyle w:val="Heading3"/>
        <w:spacing w:line="276" w:lineRule="auto"/>
        <w:rPr>
          <w:rFonts w:ascii="Aptos" w:hAnsi="Aptos" w:cstheme="majorHAnsi"/>
        </w:rPr>
      </w:pPr>
      <w:r w:rsidRPr="0090682B">
        <w:rPr>
          <w:rStyle w:val="Strong"/>
          <w:rFonts w:ascii="Aptos" w:hAnsi="Aptos" w:cstheme="majorHAnsi"/>
          <w:b/>
          <w:bCs/>
        </w:rPr>
        <w:t>2.2 Key Performance Metrics</w:t>
      </w:r>
    </w:p>
    <w:p w14:paraId="18CA9A07" w14:textId="3180203F" w:rsidR="00CD7FD3" w:rsidRPr="00AD6E9C" w:rsidRDefault="005B13BE" w:rsidP="0090682B">
      <w:pPr>
        <w:pStyle w:val="NormalWeb"/>
        <w:spacing w:line="276" w:lineRule="auto"/>
        <w:rPr>
          <w:rStyle w:val="Emphasis"/>
        </w:rPr>
      </w:pPr>
      <w:r w:rsidRPr="00AD6E9C">
        <w:rPr>
          <w:rStyle w:val="Emphasis"/>
          <w:rFonts w:ascii="Aptos" w:hAnsi="Aptos" w:cstheme="majorHAnsi"/>
        </w:rPr>
        <w:t>2.2.1 Post</w:t>
      </w:r>
      <w:r w:rsidR="005D4E89" w:rsidRPr="00AD6E9C">
        <w:rPr>
          <w:rStyle w:val="Emphasis"/>
          <w:rFonts w:ascii="Aptos" w:hAnsi="Aptos" w:cstheme="majorHAnsi"/>
        </w:rPr>
        <w:t>-</w:t>
      </w:r>
      <w:r w:rsidRPr="00AD6E9C">
        <w:rPr>
          <w:rStyle w:val="Emphasis"/>
          <w:rFonts w:ascii="Aptos" w:hAnsi="Aptos" w:cstheme="majorHAnsi"/>
        </w:rPr>
        <w:t>Spall Effectiveness</w:t>
      </w:r>
      <w:r w:rsidR="000B2215">
        <w:rPr>
          <w:rStyle w:val="Emphasis"/>
          <w:rFonts w:ascii="Aptos" w:hAnsi="Aptos" w:cstheme="majorHAnsi"/>
        </w:rPr>
        <w:t xml:space="preserve"> Index</w:t>
      </w:r>
    </w:p>
    <w:p w14:paraId="2F11708C" w14:textId="18C69B39" w:rsidR="00E2297F" w:rsidRPr="0090682B" w:rsidRDefault="00E2297F" w:rsidP="00E2297F">
      <w:pPr>
        <w:spacing w:before="100" w:beforeAutospacing="1" w:after="100" w:afterAutospacing="1" w:line="240" w:lineRule="auto"/>
        <w:rPr>
          <w:rFonts w:ascii="Aptos" w:eastAsia="Times New Roman" w:hAnsi="Aptos" w:cstheme="majorHAnsi"/>
          <w:sz w:val="24"/>
          <w:szCs w:val="24"/>
        </w:rPr>
      </w:pPr>
      <w:r w:rsidRPr="0090682B">
        <w:rPr>
          <w:rFonts w:ascii="Aptos" w:eastAsia="Times New Roman" w:hAnsi="Aptos" w:cstheme="majorHAnsi"/>
          <w:sz w:val="24"/>
          <w:szCs w:val="24"/>
        </w:rPr>
        <w:t>This metric assesses furn</w:t>
      </w:r>
      <w:r w:rsidR="009828AE">
        <w:rPr>
          <w:rFonts w:ascii="Aptos" w:eastAsia="Times New Roman" w:hAnsi="Aptos" w:cstheme="majorHAnsi"/>
          <w:sz w:val="24"/>
          <w:szCs w:val="24"/>
        </w:rPr>
        <w:t>ace condition following spall</w:t>
      </w:r>
      <w:r w:rsidRPr="0090682B">
        <w:rPr>
          <w:rFonts w:ascii="Aptos" w:eastAsia="Times New Roman" w:hAnsi="Aptos" w:cstheme="majorHAnsi"/>
          <w:sz w:val="24"/>
          <w:szCs w:val="24"/>
        </w:rPr>
        <w:t xml:space="preserve"> using normalized performance indicators. </w:t>
      </w:r>
      <w:r w:rsidR="00C82F94">
        <w:rPr>
          <w:rFonts w:ascii="Aptos" w:eastAsia="Times New Roman" w:hAnsi="Aptos" w:cstheme="majorHAnsi"/>
          <w:sz w:val="24"/>
          <w:szCs w:val="24"/>
        </w:rPr>
        <w:t>R</w:t>
      </w:r>
      <w:r w:rsidR="007B62AD">
        <w:rPr>
          <w:rFonts w:ascii="Aptos" w:eastAsia="Times New Roman" w:hAnsi="Aptos" w:cstheme="majorHAnsi"/>
          <w:sz w:val="24"/>
          <w:szCs w:val="24"/>
        </w:rPr>
        <w:t xml:space="preserve">ecovered </w:t>
      </w:r>
      <w:r w:rsidRPr="0090682B">
        <w:rPr>
          <w:rFonts w:ascii="Aptos" w:eastAsia="Times New Roman" w:hAnsi="Aptos" w:cstheme="majorHAnsi"/>
          <w:sz w:val="24"/>
          <w:szCs w:val="24"/>
        </w:rPr>
        <w:t>TMT</w:t>
      </w:r>
      <w:r w:rsidR="00C82F94">
        <w:rPr>
          <w:rFonts w:ascii="Aptos" w:eastAsia="Times New Roman" w:hAnsi="Aptos" w:cstheme="majorHAnsi"/>
          <w:sz w:val="24"/>
          <w:szCs w:val="24"/>
        </w:rPr>
        <w:t>s</w:t>
      </w:r>
      <w:r w:rsidRPr="0090682B">
        <w:rPr>
          <w:rFonts w:ascii="Aptos" w:eastAsia="Times New Roman" w:hAnsi="Aptos" w:cstheme="majorHAnsi"/>
          <w:sz w:val="24"/>
          <w:szCs w:val="24"/>
        </w:rPr>
        <w:t xml:space="preserve"> alone </w:t>
      </w:r>
      <w:r w:rsidR="00E87D4B">
        <w:rPr>
          <w:rFonts w:ascii="Aptos" w:eastAsia="Times New Roman" w:hAnsi="Aptos" w:cstheme="majorHAnsi"/>
          <w:sz w:val="24"/>
          <w:szCs w:val="24"/>
        </w:rPr>
        <w:t>do not give a complete picture</w:t>
      </w:r>
      <w:r w:rsidRPr="0090682B">
        <w:rPr>
          <w:rFonts w:ascii="Aptos" w:eastAsia="Times New Roman" w:hAnsi="Aptos" w:cstheme="majorHAnsi"/>
          <w:sz w:val="24"/>
          <w:szCs w:val="24"/>
        </w:rPr>
        <w:t xml:space="preserve"> of spall effectiveness, as they are significantly influenced by variations in operating conditions such as feed rate, flow distribution, </w:t>
      </w:r>
      <w:r w:rsidR="00BE205D">
        <w:rPr>
          <w:rFonts w:ascii="Aptos" w:eastAsia="Times New Roman" w:hAnsi="Aptos" w:cstheme="majorHAnsi"/>
          <w:sz w:val="24"/>
          <w:szCs w:val="24"/>
        </w:rPr>
        <w:t>C</w:t>
      </w:r>
      <w:r w:rsidR="00C31442">
        <w:rPr>
          <w:rFonts w:ascii="Aptos" w:eastAsia="Times New Roman" w:hAnsi="Aptos" w:cstheme="majorHAnsi"/>
          <w:sz w:val="24"/>
          <w:szCs w:val="24"/>
        </w:rPr>
        <w:t>IT, COT</w:t>
      </w:r>
      <w:r w:rsidR="00B50E88">
        <w:rPr>
          <w:rFonts w:ascii="Aptos" w:eastAsia="Times New Roman" w:hAnsi="Aptos" w:cstheme="majorHAnsi"/>
          <w:sz w:val="24"/>
          <w:szCs w:val="24"/>
        </w:rPr>
        <w:t xml:space="preserve">, </w:t>
      </w:r>
      <w:r w:rsidR="002F5E92">
        <w:rPr>
          <w:rFonts w:ascii="Aptos" w:eastAsia="Times New Roman" w:hAnsi="Aptos" w:cstheme="majorHAnsi"/>
          <w:sz w:val="24"/>
          <w:szCs w:val="24"/>
        </w:rPr>
        <w:t>coil pressure drop</w:t>
      </w:r>
      <w:r w:rsidR="00B50E88">
        <w:rPr>
          <w:rFonts w:ascii="Aptos" w:eastAsia="Times New Roman" w:hAnsi="Aptos" w:cstheme="majorHAnsi"/>
          <w:sz w:val="24"/>
          <w:szCs w:val="24"/>
        </w:rPr>
        <w:t>,</w:t>
      </w:r>
      <w:r w:rsidR="005D4E89" w:rsidRPr="0090682B">
        <w:rPr>
          <w:rFonts w:ascii="Aptos" w:eastAsia="Times New Roman" w:hAnsi="Aptos" w:cstheme="majorHAnsi"/>
          <w:sz w:val="24"/>
          <w:szCs w:val="24"/>
        </w:rPr>
        <w:t xml:space="preserve"> etc</w:t>
      </w:r>
      <w:r w:rsidRPr="0090682B">
        <w:rPr>
          <w:rFonts w:ascii="Aptos" w:eastAsia="Times New Roman" w:hAnsi="Aptos" w:cstheme="majorHAnsi"/>
          <w:sz w:val="24"/>
          <w:szCs w:val="24"/>
        </w:rPr>
        <w:t xml:space="preserve">. Therefore, normalization against appropriate reference conditions is necessary to </w:t>
      </w:r>
      <w:r w:rsidR="00B50E88">
        <w:rPr>
          <w:rFonts w:ascii="Aptos" w:eastAsia="Times New Roman" w:hAnsi="Aptos" w:cstheme="majorHAnsi"/>
          <w:sz w:val="24"/>
          <w:szCs w:val="24"/>
        </w:rPr>
        <w:t>determine</w:t>
      </w:r>
      <w:r w:rsidR="00B50E88" w:rsidRPr="0090682B">
        <w:rPr>
          <w:rFonts w:ascii="Aptos" w:eastAsia="Times New Roman" w:hAnsi="Aptos" w:cstheme="majorHAnsi"/>
          <w:sz w:val="24"/>
          <w:szCs w:val="24"/>
        </w:rPr>
        <w:t xml:space="preserve"> </w:t>
      </w:r>
      <w:r w:rsidRPr="0090682B">
        <w:rPr>
          <w:rFonts w:ascii="Aptos" w:eastAsia="Times New Roman" w:hAnsi="Aptos" w:cstheme="majorHAnsi"/>
          <w:sz w:val="24"/>
          <w:szCs w:val="24"/>
        </w:rPr>
        <w:t xml:space="preserve">the </w:t>
      </w:r>
      <w:r w:rsidR="008F20F9">
        <w:rPr>
          <w:rFonts w:ascii="Aptos" w:eastAsia="Times New Roman" w:hAnsi="Aptos" w:cstheme="majorHAnsi"/>
          <w:sz w:val="24"/>
          <w:szCs w:val="24"/>
        </w:rPr>
        <w:t>real</w:t>
      </w:r>
      <w:r w:rsidR="008F20F9" w:rsidRPr="0090682B">
        <w:rPr>
          <w:rFonts w:ascii="Aptos" w:eastAsia="Times New Roman" w:hAnsi="Aptos" w:cstheme="majorHAnsi"/>
          <w:sz w:val="24"/>
          <w:szCs w:val="24"/>
        </w:rPr>
        <w:t xml:space="preserve"> </w:t>
      </w:r>
      <w:r w:rsidR="00773000">
        <w:rPr>
          <w:rFonts w:ascii="Aptos" w:eastAsia="Times New Roman" w:hAnsi="Aptos" w:cstheme="majorHAnsi"/>
          <w:sz w:val="24"/>
          <w:szCs w:val="24"/>
        </w:rPr>
        <w:t>effectiveness of the spall</w:t>
      </w:r>
      <w:r w:rsidRPr="0090682B">
        <w:rPr>
          <w:rFonts w:ascii="Aptos" w:eastAsia="Times New Roman" w:hAnsi="Aptos" w:cstheme="majorHAnsi"/>
          <w:sz w:val="24"/>
          <w:szCs w:val="24"/>
        </w:rPr>
        <w:t>.</w:t>
      </w:r>
    </w:p>
    <w:p w14:paraId="4B1767DA" w14:textId="5970166A" w:rsidR="00E2297F" w:rsidRPr="0090682B" w:rsidRDefault="008F20F9" w:rsidP="00E2297F">
      <w:pPr>
        <w:spacing w:before="100" w:beforeAutospacing="1" w:after="100" w:afterAutospacing="1" w:line="240" w:lineRule="auto"/>
        <w:rPr>
          <w:rFonts w:ascii="Aptos" w:eastAsia="Times New Roman" w:hAnsi="Aptos" w:cstheme="majorHAnsi"/>
          <w:sz w:val="24"/>
          <w:szCs w:val="24"/>
          <w:lang w:val="en-IN" w:eastAsia="en-IN"/>
        </w:rPr>
      </w:pPr>
      <w:r>
        <w:rPr>
          <w:rFonts w:ascii="Aptos" w:eastAsia="Times New Roman" w:hAnsi="Aptos" w:cstheme="majorHAnsi"/>
          <w:sz w:val="24"/>
          <w:szCs w:val="24"/>
          <w:lang w:val="en-IN" w:eastAsia="en-IN"/>
        </w:rPr>
        <w:t xml:space="preserve">A </w:t>
      </w:r>
      <w:r w:rsidR="0020435C">
        <w:rPr>
          <w:rFonts w:ascii="Aptos" w:eastAsia="Times New Roman" w:hAnsi="Aptos" w:cstheme="majorHAnsi"/>
          <w:sz w:val="24"/>
          <w:szCs w:val="24"/>
          <w:lang w:val="en-IN" w:eastAsia="en-IN"/>
        </w:rPr>
        <w:t>Post-Spall Effectiveness Index</w:t>
      </w:r>
      <w:r w:rsidR="005D4E89" w:rsidRPr="0090682B">
        <w:rPr>
          <w:rFonts w:ascii="Aptos" w:eastAsia="Times New Roman" w:hAnsi="Aptos" w:cstheme="majorHAnsi"/>
          <w:sz w:val="24"/>
          <w:szCs w:val="24"/>
          <w:lang w:val="en-IN" w:eastAsia="en-IN"/>
        </w:rPr>
        <w:t xml:space="preserve"> </w:t>
      </w:r>
      <w:r>
        <w:rPr>
          <w:rFonts w:ascii="Aptos" w:eastAsia="Times New Roman" w:hAnsi="Aptos" w:cstheme="majorHAnsi"/>
          <w:sz w:val="24"/>
          <w:szCs w:val="24"/>
          <w:lang w:val="en-IN" w:eastAsia="en-IN"/>
        </w:rPr>
        <w:t>was</w:t>
      </w:r>
      <w:r w:rsidRPr="0090682B">
        <w:rPr>
          <w:rFonts w:ascii="Aptos" w:eastAsia="Times New Roman" w:hAnsi="Aptos" w:cstheme="majorHAnsi"/>
          <w:sz w:val="24"/>
          <w:szCs w:val="24"/>
          <w:lang w:val="en-IN" w:eastAsia="en-IN"/>
        </w:rPr>
        <w:t xml:space="preserve"> </w:t>
      </w:r>
      <w:r w:rsidR="005D4E89" w:rsidRPr="0090682B">
        <w:rPr>
          <w:rFonts w:ascii="Aptos" w:eastAsia="Times New Roman" w:hAnsi="Aptos" w:cstheme="majorHAnsi"/>
          <w:sz w:val="24"/>
          <w:szCs w:val="24"/>
          <w:lang w:val="en-IN" w:eastAsia="en-IN"/>
        </w:rPr>
        <w:t xml:space="preserve">derived </w:t>
      </w:r>
      <w:r w:rsidR="008A3B07">
        <w:rPr>
          <w:rFonts w:ascii="Aptos" w:eastAsia="Times New Roman" w:hAnsi="Aptos" w:cstheme="majorHAnsi"/>
          <w:sz w:val="24"/>
          <w:szCs w:val="24"/>
          <w:lang w:val="en-IN" w:eastAsia="en-IN"/>
        </w:rPr>
        <w:t xml:space="preserve">to measure the effectiveness of a spall. It is </w:t>
      </w:r>
      <w:r w:rsidR="00E2297F" w:rsidRPr="0090682B">
        <w:rPr>
          <w:rFonts w:ascii="Aptos" w:eastAsia="Times New Roman" w:hAnsi="Aptos" w:cstheme="majorHAnsi"/>
          <w:sz w:val="24"/>
          <w:szCs w:val="24"/>
          <w:lang w:val="en-IN" w:eastAsia="en-IN"/>
        </w:rPr>
        <w:t>based on the following indicators:</w:t>
      </w:r>
    </w:p>
    <w:p w14:paraId="5BF7EA7D" w14:textId="569B4495" w:rsidR="00E2297F" w:rsidRPr="0090682B" w:rsidRDefault="2629D054" w:rsidP="2629D054">
      <w:pPr>
        <w:numPr>
          <w:ilvl w:val="0"/>
          <w:numId w:val="34"/>
        </w:numPr>
        <w:spacing w:before="100" w:beforeAutospacing="1" w:after="100" w:afterAutospacing="1" w:line="240" w:lineRule="auto"/>
        <w:rPr>
          <w:rFonts w:ascii="Aptos" w:eastAsia="Times New Roman" w:hAnsi="Aptos" w:cstheme="majorBidi"/>
          <w:sz w:val="24"/>
          <w:szCs w:val="24"/>
          <w:lang w:val="en-IN" w:eastAsia="en-IN"/>
        </w:rPr>
      </w:pPr>
      <w:r w:rsidRPr="2629D054">
        <w:rPr>
          <w:rFonts w:ascii="Aptos" w:eastAsia="Times New Roman" w:hAnsi="Aptos" w:cstheme="majorBidi"/>
          <w:sz w:val="24"/>
          <w:szCs w:val="24"/>
          <w:lang w:val="en-IN" w:eastAsia="en-IN"/>
        </w:rPr>
        <w:t xml:space="preserve">Gap of actual TMT to reference clean TMT at start of the run </w:t>
      </w:r>
    </w:p>
    <w:p w14:paraId="50EBA483" w14:textId="0914ADDD" w:rsidR="00E2297F" w:rsidRPr="0090682B" w:rsidRDefault="00E2297F" w:rsidP="00E2297F">
      <w:pPr>
        <w:numPr>
          <w:ilvl w:val="0"/>
          <w:numId w:val="34"/>
        </w:numPr>
        <w:spacing w:before="100" w:beforeAutospacing="1" w:after="100" w:afterAutospacing="1" w:line="240" w:lineRule="auto"/>
        <w:rPr>
          <w:rFonts w:ascii="Aptos" w:eastAsia="Times New Roman" w:hAnsi="Aptos" w:cstheme="majorHAnsi"/>
          <w:sz w:val="24"/>
          <w:szCs w:val="24"/>
          <w:lang w:val="en-IN" w:eastAsia="en-IN"/>
        </w:rPr>
      </w:pPr>
      <w:r w:rsidRPr="0090682B">
        <w:rPr>
          <w:rFonts w:ascii="Aptos" w:eastAsia="Times New Roman" w:hAnsi="Aptos" w:cstheme="majorHAnsi"/>
          <w:sz w:val="24"/>
          <w:szCs w:val="24"/>
          <w:lang w:val="en-IN" w:eastAsia="en-IN"/>
        </w:rPr>
        <w:t xml:space="preserve">Normalized </w:t>
      </w:r>
      <w:r w:rsidRPr="0090682B">
        <w:rPr>
          <w:rFonts w:ascii="Aptos" w:eastAsia="Times New Roman" w:hAnsi="Aptos" w:cstheme="majorHAnsi"/>
          <w:bCs/>
          <w:sz w:val="24"/>
          <w:szCs w:val="24"/>
          <w:lang w:val="en-IN" w:eastAsia="en-IN"/>
        </w:rPr>
        <w:t>CIP</w:t>
      </w:r>
      <w:r w:rsidRPr="0090682B">
        <w:rPr>
          <w:rFonts w:ascii="Aptos" w:eastAsia="Times New Roman" w:hAnsi="Aptos" w:cstheme="majorHAnsi"/>
          <w:sz w:val="24"/>
          <w:szCs w:val="24"/>
          <w:lang w:val="en-IN" w:eastAsia="en-IN"/>
        </w:rPr>
        <w:t xml:space="preserve"> per unit feed</w:t>
      </w:r>
      <w:r w:rsidR="005D4E89" w:rsidRPr="0090682B">
        <w:rPr>
          <w:rFonts w:ascii="Aptos" w:eastAsia="Times New Roman" w:hAnsi="Aptos" w:cstheme="majorHAnsi"/>
          <w:sz w:val="24"/>
          <w:szCs w:val="24"/>
          <w:lang w:val="en-IN" w:eastAsia="en-IN"/>
        </w:rPr>
        <w:t xml:space="preserve"> at start of the run</w:t>
      </w:r>
      <w:r w:rsidRPr="0090682B">
        <w:rPr>
          <w:rFonts w:ascii="Aptos" w:eastAsia="Times New Roman" w:hAnsi="Aptos" w:cstheme="majorHAnsi"/>
          <w:sz w:val="24"/>
          <w:szCs w:val="24"/>
          <w:lang w:val="en-IN" w:eastAsia="en-IN"/>
        </w:rPr>
        <w:t xml:space="preserve"> </w:t>
      </w:r>
    </w:p>
    <w:p w14:paraId="7B130D07" w14:textId="1F1DA48F" w:rsidR="00E2297F" w:rsidRPr="0090682B" w:rsidRDefault="00E2297F" w:rsidP="00E2297F">
      <w:pPr>
        <w:numPr>
          <w:ilvl w:val="0"/>
          <w:numId w:val="34"/>
        </w:numPr>
        <w:spacing w:before="100" w:beforeAutospacing="1" w:after="100" w:afterAutospacing="1" w:line="240" w:lineRule="auto"/>
        <w:rPr>
          <w:rFonts w:ascii="Aptos" w:eastAsia="Times New Roman" w:hAnsi="Aptos" w:cstheme="majorHAnsi"/>
          <w:sz w:val="24"/>
          <w:szCs w:val="24"/>
          <w:lang w:val="en-IN" w:eastAsia="en-IN"/>
        </w:rPr>
      </w:pPr>
      <w:r w:rsidRPr="0090682B">
        <w:rPr>
          <w:rFonts w:ascii="Aptos" w:eastAsia="Times New Roman" w:hAnsi="Aptos" w:cstheme="majorHAnsi"/>
          <w:bCs/>
          <w:sz w:val="24"/>
          <w:szCs w:val="24"/>
          <w:lang w:val="en-IN" w:eastAsia="en-IN"/>
        </w:rPr>
        <w:t>COT</w:t>
      </w:r>
      <w:r w:rsidRPr="0090682B">
        <w:rPr>
          <w:rFonts w:ascii="Aptos" w:eastAsia="Times New Roman" w:hAnsi="Aptos" w:cstheme="majorHAnsi"/>
          <w:sz w:val="24"/>
          <w:szCs w:val="24"/>
          <w:lang w:val="en-IN" w:eastAsia="en-IN"/>
        </w:rPr>
        <w:t xml:space="preserve"> </w:t>
      </w:r>
      <w:r w:rsidR="009F5AB5" w:rsidRPr="0090682B">
        <w:rPr>
          <w:rFonts w:ascii="Aptos" w:eastAsia="Times New Roman" w:hAnsi="Aptos" w:cstheme="majorHAnsi"/>
          <w:sz w:val="24"/>
          <w:szCs w:val="24"/>
          <w:lang w:val="en-IN" w:eastAsia="en-IN"/>
        </w:rPr>
        <w:t>at start of the run</w:t>
      </w:r>
    </w:p>
    <w:p w14:paraId="1604DC1B" w14:textId="0E4CDA36" w:rsidR="0011787D" w:rsidRPr="0090682B" w:rsidRDefault="00063A7B" w:rsidP="00E2297F">
      <w:pPr>
        <w:spacing w:before="100" w:beforeAutospacing="1" w:after="100" w:afterAutospacing="1" w:line="240" w:lineRule="auto"/>
        <w:rPr>
          <w:rFonts w:ascii="Aptos" w:eastAsia="Times New Roman" w:hAnsi="Aptos" w:cstheme="majorHAnsi"/>
          <w:sz w:val="24"/>
          <w:szCs w:val="24"/>
          <w:lang w:val="en-IN" w:eastAsia="en-IN"/>
        </w:rPr>
      </w:pPr>
      <w:r>
        <w:rPr>
          <w:rFonts w:ascii="Aptos" w:eastAsia="Times New Roman" w:hAnsi="Aptos" w:cstheme="majorHAnsi"/>
          <w:sz w:val="24"/>
          <w:szCs w:val="24"/>
          <w:lang w:val="en-IN" w:eastAsia="en-IN"/>
        </w:rPr>
        <w:t>H</w:t>
      </w:r>
      <w:r w:rsidR="00E2297F" w:rsidRPr="0090682B">
        <w:rPr>
          <w:rFonts w:ascii="Aptos" w:eastAsia="Times New Roman" w:hAnsi="Aptos" w:cstheme="majorHAnsi"/>
          <w:sz w:val="24"/>
          <w:szCs w:val="24"/>
          <w:lang w:val="en-IN" w:eastAsia="en-IN"/>
        </w:rPr>
        <w:t>igher values</w:t>
      </w:r>
      <w:r w:rsidR="00504794">
        <w:rPr>
          <w:rFonts w:ascii="Aptos" w:eastAsia="Times New Roman" w:hAnsi="Aptos" w:cstheme="majorHAnsi"/>
          <w:sz w:val="24"/>
          <w:szCs w:val="24"/>
          <w:lang w:val="en-IN" w:eastAsia="en-IN"/>
        </w:rPr>
        <w:t xml:space="preserve"> </w:t>
      </w:r>
      <w:r w:rsidR="009A209F">
        <w:rPr>
          <w:rFonts w:ascii="Aptos" w:eastAsia="Times New Roman" w:hAnsi="Aptos" w:cstheme="majorHAnsi"/>
          <w:sz w:val="24"/>
          <w:szCs w:val="24"/>
          <w:lang w:val="en-IN" w:eastAsia="en-IN"/>
        </w:rPr>
        <w:t>of this index</w:t>
      </w:r>
      <w:r w:rsidR="00E2297F" w:rsidRPr="0090682B">
        <w:rPr>
          <w:rFonts w:ascii="Aptos" w:eastAsia="Times New Roman" w:hAnsi="Aptos" w:cstheme="majorHAnsi"/>
          <w:sz w:val="24"/>
          <w:szCs w:val="24"/>
          <w:lang w:val="en-IN" w:eastAsia="en-IN"/>
        </w:rPr>
        <w:t xml:space="preserve"> indicate</w:t>
      </w:r>
      <w:r w:rsidR="009A209F">
        <w:rPr>
          <w:rFonts w:ascii="Aptos" w:eastAsia="Times New Roman" w:hAnsi="Aptos" w:cstheme="majorHAnsi"/>
          <w:sz w:val="24"/>
          <w:szCs w:val="24"/>
          <w:lang w:val="en-IN" w:eastAsia="en-IN"/>
        </w:rPr>
        <w:t xml:space="preserve"> a</w:t>
      </w:r>
      <w:r w:rsidR="00E2297F" w:rsidRPr="0090682B">
        <w:rPr>
          <w:rFonts w:ascii="Aptos" w:eastAsia="Times New Roman" w:hAnsi="Aptos" w:cstheme="majorHAnsi"/>
          <w:sz w:val="24"/>
          <w:szCs w:val="24"/>
          <w:lang w:val="en-IN" w:eastAsia="en-IN"/>
        </w:rPr>
        <w:t xml:space="preserve"> more effective coke removal and improved furnace </w:t>
      </w:r>
      <w:r w:rsidR="00504794">
        <w:rPr>
          <w:rFonts w:ascii="Aptos" w:eastAsia="Times New Roman" w:hAnsi="Aptos" w:cstheme="majorHAnsi"/>
          <w:sz w:val="24"/>
          <w:szCs w:val="24"/>
          <w:lang w:val="en-IN" w:eastAsia="en-IN"/>
        </w:rPr>
        <w:t xml:space="preserve">tube </w:t>
      </w:r>
      <w:r w:rsidR="00E2297F" w:rsidRPr="0090682B">
        <w:rPr>
          <w:rFonts w:ascii="Aptos" w:eastAsia="Times New Roman" w:hAnsi="Aptos" w:cstheme="majorHAnsi"/>
          <w:sz w:val="24"/>
          <w:szCs w:val="24"/>
          <w:lang w:val="en-IN" w:eastAsia="en-IN"/>
        </w:rPr>
        <w:t>cleanliness, while lower values indicate residual fouling.</w:t>
      </w:r>
    </w:p>
    <w:p w14:paraId="53858D45" w14:textId="344A0231" w:rsidR="00CD7FD3" w:rsidRPr="00AD6E9C" w:rsidRDefault="00CD7FD3" w:rsidP="0090682B">
      <w:pPr>
        <w:pStyle w:val="NormalWeb"/>
        <w:spacing w:line="276" w:lineRule="auto"/>
        <w:rPr>
          <w:rStyle w:val="Emphasis"/>
          <w:rFonts w:ascii="Aptos" w:hAnsi="Aptos" w:cstheme="majorHAnsi"/>
        </w:rPr>
      </w:pPr>
      <w:r w:rsidRPr="00AD6E9C">
        <w:rPr>
          <w:rStyle w:val="Emphasis"/>
          <w:rFonts w:ascii="Aptos" w:hAnsi="Aptos" w:cstheme="majorHAnsi"/>
        </w:rPr>
        <w:lastRenderedPageBreak/>
        <w:t xml:space="preserve">2.2.2 </w:t>
      </w:r>
      <w:r w:rsidR="00C67799" w:rsidRPr="00AD6E9C">
        <w:rPr>
          <w:rStyle w:val="Emphasis"/>
          <w:rFonts w:ascii="Aptos" w:hAnsi="Aptos" w:cstheme="majorHAnsi"/>
        </w:rPr>
        <w:t>Online Spall Effectiveness</w:t>
      </w:r>
    </w:p>
    <w:p w14:paraId="73559685" w14:textId="575AD144" w:rsidR="0011787D" w:rsidRDefault="00B458B3" w:rsidP="009828AE">
      <w:pPr>
        <w:pStyle w:val="NormalWeb"/>
        <w:spacing w:line="276" w:lineRule="auto"/>
        <w:rPr>
          <w:rFonts w:ascii="Aptos" w:hAnsi="Aptos" w:cstheme="majorHAnsi"/>
        </w:rPr>
      </w:pPr>
      <w:r>
        <w:rPr>
          <w:rFonts w:ascii="Aptos" w:hAnsi="Aptos" w:cstheme="majorHAnsi"/>
        </w:rPr>
        <w:t xml:space="preserve">It is possible </w:t>
      </w:r>
      <w:r w:rsidR="00BA3B74">
        <w:rPr>
          <w:rFonts w:ascii="Aptos" w:hAnsi="Aptos" w:cstheme="majorHAnsi"/>
        </w:rPr>
        <w:t xml:space="preserve">to measure spalling </w:t>
      </w:r>
      <w:r w:rsidR="007456DF" w:rsidRPr="007456DF">
        <w:rPr>
          <w:rFonts w:ascii="Aptos" w:hAnsi="Aptos" w:cstheme="majorHAnsi"/>
        </w:rPr>
        <w:t xml:space="preserve">effectiveness </w:t>
      </w:r>
      <w:r w:rsidR="00BA3B74">
        <w:rPr>
          <w:rFonts w:ascii="Aptos" w:hAnsi="Aptos" w:cstheme="majorHAnsi"/>
        </w:rPr>
        <w:t>in real</w:t>
      </w:r>
      <w:r w:rsidR="00EA77F1">
        <w:rPr>
          <w:rFonts w:ascii="Aptos" w:hAnsi="Aptos" w:cstheme="majorHAnsi"/>
        </w:rPr>
        <w:t>-</w:t>
      </w:r>
      <w:r w:rsidR="00BA3B74">
        <w:rPr>
          <w:rFonts w:ascii="Aptos" w:hAnsi="Aptos" w:cstheme="majorHAnsi"/>
        </w:rPr>
        <w:t xml:space="preserve">time </w:t>
      </w:r>
      <w:r w:rsidR="0053761A">
        <w:rPr>
          <w:rFonts w:ascii="Aptos" w:hAnsi="Aptos" w:cstheme="majorHAnsi"/>
        </w:rPr>
        <w:t>during a spall. Again</w:t>
      </w:r>
      <w:r w:rsidR="00B006A3">
        <w:rPr>
          <w:rFonts w:ascii="Aptos" w:hAnsi="Aptos" w:cstheme="majorHAnsi"/>
        </w:rPr>
        <w:t>,</w:t>
      </w:r>
      <w:r w:rsidR="008118AC">
        <w:rPr>
          <w:rFonts w:ascii="Aptos" w:hAnsi="Aptos" w:cstheme="majorHAnsi"/>
        </w:rPr>
        <w:t xml:space="preserve"> a </w:t>
      </w:r>
      <w:r w:rsidR="007456DF" w:rsidRPr="007456DF">
        <w:rPr>
          <w:rFonts w:ascii="Aptos" w:hAnsi="Aptos" w:cstheme="majorHAnsi"/>
        </w:rPr>
        <w:t xml:space="preserve">dimensionless </w:t>
      </w:r>
      <w:r w:rsidR="008118AC">
        <w:rPr>
          <w:rFonts w:ascii="Aptos" w:hAnsi="Aptos" w:cstheme="majorHAnsi"/>
        </w:rPr>
        <w:t xml:space="preserve">index </w:t>
      </w:r>
      <w:r w:rsidR="00D64274">
        <w:rPr>
          <w:rFonts w:ascii="Aptos" w:hAnsi="Aptos" w:cstheme="majorHAnsi"/>
        </w:rPr>
        <w:t xml:space="preserve">was developed to </w:t>
      </w:r>
      <w:r w:rsidR="007341D4">
        <w:rPr>
          <w:rFonts w:ascii="Aptos" w:hAnsi="Aptos" w:cstheme="majorHAnsi"/>
        </w:rPr>
        <w:t>indicate</w:t>
      </w:r>
      <w:r w:rsidR="00FA1949">
        <w:rPr>
          <w:rFonts w:ascii="Aptos" w:hAnsi="Aptos" w:cstheme="majorHAnsi"/>
        </w:rPr>
        <w:t xml:space="preserve"> how the spall is progressing.</w:t>
      </w:r>
      <w:r w:rsidR="0092592C">
        <w:rPr>
          <w:rFonts w:ascii="Aptos" w:hAnsi="Aptos" w:cstheme="majorHAnsi"/>
        </w:rPr>
        <w:t xml:space="preserve"> </w:t>
      </w:r>
      <w:r w:rsidR="00FA1949">
        <w:rPr>
          <w:rFonts w:ascii="Aptos" w:hAnsi="Aptos" w:cstheme="majorHAnsi"/>
        </w:rPr>
        <w:t xml:space="preserve">This </w:t>
      </w:r>
      <w:r w:rsidR="00973DE0">
        <w:rPr>
          <w:rFonts w:ascii="Aptos" w:hAnsi="Aptos" w:cstheme="majorHAnsi"/>
        </w:rPr>
        <w:t xml:space="preserve">online spall effectiveness index uses multiple inputs (temperatures, </w:t>
      </w:r>
      <w:r w:rsidR="0092592C">
        <w:rPr>
          <w:rFonts w:ascii="Aptos" w:hAnsi="Aptos" w:cstheme="majorHAnsi"/>
        </w:rPr>
        <w:t>flows</w:t>
      </w:r>
      <w:r w:rsidR="00D97580">
        <w:rPr>
          <w:rFonts w:ascii="Aptos" w:hAnsi="Aptos" w:cstheme="majorHAnsi"/>
        </w:rPr>
        <w:t>,</w:t>
      </w:r>
      <w:r w:rsidR="0092592C">
        <w:rPr>
          <w:rFonts w:ascii="Aptos" w:hAnsi="Aptos" w:cstheme="majorHAnsi"/>
        </w:rPr>
        <w:t xml:space="preserve"> pressures</w:t>
      </w:r>
      <w:r w:rsidR="00973DE0">
        <w:rPr>
          <w:rFonts w:ascii="Aptos" w:hAnsi="Aptos" w:cstheme="majorHAnsi"/>
        </w:rPr>
        <w:t>, etc</w:t>
      </w:r>
      <w:r w:rsidR="0092592C">
        <w:rPr>
          <w:rFonts w:ascii="Aptos" w:hAnsi="Aptos" w:cstheme="majorHAnsi"/>
        </w:rPr>
        <w:t>.</w:t>
      </w:r>
      <w:r w:rsidR="00BC7E03">
        <w:rPr>
          <w:rFonts w:ascii="Aptos" w:hAnsi="Aptos" w:cstheme="majorHAnsi"/>
        </w:rPr>
        <w:t>)</w:t>
      </w:r>
      <w:r w:rsidR="00D64274">
        <w:rPr>
          <w:rFonts w:ascii="Aptos" w:hAnsi="Aptos" w:cstheme="majorHAnsi"/>
        </w:rPr>
        <w:t xml:space="preserve"> </w:t>
      </w:r>
      <w:r w:rsidR="003646A4">
        <w:rPr>
          <w:rFonts w:ascii="Aptos" w:hAnsi="Aptos" w:cstheme="majorHAnsi"/>
        </w:rPr>
        <w:t>referenced to a</w:t>
      </w:r>
      <w:r w:rsidR="00C34C4F">
        <w:rPr>
          <w:rFonts w:ascii="Aptos" w:hAnsi="Aptos" w:cstheme="majorHAnsi"/>
        </w:rPr>
        <w:t>n established</w:t>
      </w:r>
      <w:r w:rsidR="003646A4">
        <w:rPr>
          <w:rFonts w:ascii="Aptos" w:hAnsi="Aptos" w:cstheme="majorHAnsi"/>
        </w:rPr>
        <w:t xml:space="preserve"> baseline</w:t>
      </w:r>
      <w:r w:rsidR="00C34C4F">
        <w:rPr>
          <w:rFonts w:ascii="Aptos" w:hAnsi="Aptos" w:cstheme="majorHAnsi"/>
        </w:rPr>
        <w:t xml:space="preserve">. </w:t>
      </w:r>
      <w:r w:rsidR="007456DF" w:rsidRPr="007456DF">
        <w:rPr>
          <w:rFonts w:ascii="Aptos" w:hAnsi="Aptos" w:cstheme="majorHAnsi"/>
        </w:rPr>
        <w:t xml:space="preserve">This </w:t>
      </w:r>
      <w:r w:rsidR="007A1D26">
        <w:rPr>
          <w:rFonts w:ascii="Aptos" w:hAnsi="Aptos" w:cstheme="majorHAnsi"/>
        </w:rPr>
        <w:t>index</w:t>
      </w:r>
      <w:r w:rsidR="007A1D26" w:rsidRPr="007456DF">
        <w:rPr>
          <w:rFonts w:ascii="Aptos" w:hAnsi="Aptos" w:cstheme="majorHAnsi"/>
        </w:rPr>
        <w:t xml:space="preserve"> </w:t>
      </w:r>
      <w:r w:rsidR="007456DF" w:rsidRPr="007456DF">
        <w:rPr>
          <w:rFonts w:ascii="Aptos" w:hAnsi="Aptos" w:cstheme="majorHAnsi"/>
        </w:rPr>
        <w:t xml:space="preserve">is </w:t>
      </w:r>
      <w:r w:rsidR="001B6E88">
        <w:rPr>
          <w:rFonts w:ascii="Aptos" w:hAnsi="Aptos" w:cstheme="majorHAnsi"/>
        </w:rPr>
        <w:t xml:space="preserve">monitored during the spalling operation to determine </w:t>
      </w:r>
      <w:r w:rsidR="00E76D1D">
        <w:rPr>
          <w:rFonts w:ascii="Aptos" w:hAnsi="Aptos" w:cstheme="majorHAnsi"/>
        </w:rPr>
        <w:t xml:space="preserve">the </w:t>
      </w:r>
      <w:r w:rsidR="00F870BC">
        <w:rPr>
          <w:rFonts w:ascii="Aptos" w:hAnsi="Aptos" w:cstheme="majorHAnsi"/>
        </w:rPr>
        <w:t>real</w:t>
      </w:r>
      <w:r w:rsidR="00EA77F1">
        <w:rPr>
          <w:rFonts w:ascii="Aptos" w:hAnsi="Aptos" w:cstheme="majorHAnsi"/>
        </w:rPr>
        <w:t>-</w:t>
      </w:r>
      <w:r w:rsidR="00F870BC">
        <w:rPr>
          <w:rFonts w:ascii="Aptos" w:hAnsi="Aptos" w:cstheme="majorHAnsi"/>
        </w:rPr>
        <w:t>time</w:t>
      </w:r>
      <w:r w:rsidR="007456DF" w:rsidRPr="007456DF">
        <w:rPr>
          <w:rFonts w:ascii="Aptos" w:hAnsi="Aptos" w:cstheme="majorHAnsi"/>
        </w:rPr>
        <w:t xml:space="preserve"> effectiveness </w:t>
      </w:r>
      <w:r w:rsidR="00F870BC">
        <w:rPr>
          <w:rFonts w:ascii="Aptos" w:hAnsi="Aptos" w:cstheme="majorHAnsi"/>
        </w:rPr>
        <w:t xml:space="preserve">of the spall </w:t>
      </w:r>
      <w:r w:rsidR="008D11C6">
        <w:rPr>
          <w:rFonts w:ascii="Aptos" w:hAnsi="Aptos" w:cstheme="majorHAnsi"/>
        </w:rPr>
        <w:t xml:space="preserve">throughout </w:t>
      </w:r>
      <w:r w:rsidR="007456DF" w:rsidRPr="007456DF">
        <w:rPr>
          <w:rFonts w:ascii="Aptos" w:hAnsi="Aptos" w:cstheme="majorHAnsi"/>
        </w:rPr>
        <w:t xml:space="preserve">the </w:t>
      </w:r>
      <w:r w:rsidR="005008DD">
        <w:rPr>
          <w:rFonts w:ascii="Aptos" w:hAnsi="Aptos" w:cstheme="majorHAnsi"/>
        </w:rPr>
        <w:t xml:space="preserve">furnace </w:t>
      </w:r>
      <w:r w:rsidR="007456DF" w:rsidRPr="007456DF">
        <w:rPr>
          <w:rFonts w:ascii="Aptos" w:hAnsi="Aptos" w:cstheme="majorHAnsi"/>
        </w:rPr>
        <w:t xml:space="preserve">coil and </w:t>
      </w:r>
      <w:r w:rsidR="00E861A8">
        <w:rPr>
          <w:rFonts w:ascii="Aptos" w:hAnsi="Aptos" w:cstheme="majorHAnsi"/>
        </w:rPr>
        <w:t xml:space="preserve">identifies the need </w:t>
      </w:r>
      <w:r w:rsidR="002B61FA">
        <w:rPr>
          <w:rFonts w:ascii="Aptos" w:hAnsi="Aptos" w:cstheme="majorHAnsi"/>
        </w:rPr>
        <w:t xml:space="preserve">for any </w:t>
      </w:r>
      <w:r w:rsidR="007456DF" w:rsidRPr="007456DF">
        <w:rPr>
          <w:rFonts w:ascii="Aptos" w:hAnsi="Aptos" w:cstheme="majorHAnsi"/>
        </w:rPr>
        <w:t>corrective actions</w:t>
      </w:r>
      <w:r w:rsidR="002B61FA">
        <w:rPr>
          <w:rFonts w:ascii="Aptos" w:hAnsi="Aptos" w:cstheme="majorHAnsi"/>
        </w:rPr>
        <w:t xml:space="preserve"> to improve the </w:t>
      </w:r>
      <w:r w:rsidR="00877DF3">
        <w:rPr>
          <w:rFonts w:ascii="Aptos" w:hAnsi="Aptos" w:cstheme="majorHAnsi"/>
        </w:rPr>
        <w:t>spall in progress.</w:t>
      </w:r>
    </w:p>
    <w:p w14:paraId="6DBAD366" w14:textId="50A2EDC4" w:rsidR="00E2297F" w:rsidRPr="0090682B" w:rsidRDefault="003A36DC" w:rsidP="002D2B7D">
      <w:pPr>
        <w:spacing w:line="276" w:lineRule="auto"/>
        <w:rPr>
          <w:rFonts w:ascii="Aptos" w:hAnsi="Aptos" w:cstheme="majorHAnsi"/>
        </w:rPr>
      </w:pPr>
      <w:r>
        <w:rPr>
          <w:rFonts w:ascii="Aptos" w:hAnsi="Aptos" w:cstheme="majorHAnsi"/>
        </w:rPr>
        <w:pict w14:anchorId="4215409F">
          <v:rect id="_x0000_i1028" style="width:0;height:1.5pt" o:hralign="center" o:hrstd="t" o:hr="t" fillcolor="#a0a0a0" stroked="f"/>
        </w:pict>
      </w:r>
    </w:p>
    <w:p w14:paraId="1511CF39" w14:textId="77777777" w:rsidR="00CD7FD3" w:rsidRPr="0090682B" w:rsidRDefault="5315F1D4">
      <w:pPr>
        <w:pStyle w:val="Heading2"/>
        <w:spacing w:line="276" w:lineRule="auto"/>
        <w:rPr>
          <w:rStyle w:val="Strong"/>
          <w:rFonts w:cstheme="majorHAnsi"/>
          <w:b/>
          <w:bCs/>
        </w:rPr>
      </w:pPr>
      <w:r w:rsidRPr="0090682B">
        <w:rPr>
          <w:rStyle w:val="Strong"/>
          <w:rFonts w:ascii="Aptos" w:hAnsi="Aptos" w:cstheme="majorHAnsi"/>
          <w:b/>
          <w:bCs/>
        </w:rPr>
        <w:t>3. Results and Discussion</w:t>
      </w:r>
    </w:p>
    <w:p w14:paraId="7BDE2753" w14:textId="3B634E47" w:rsidR="00E2297F" w:rsidRPr="0090682B" w:rsidRDefault="5315F1D4" w:rsidP="5315F1D4">
      <w:pPr>
        <w:pStyle w:val="Heading3"/>
        <w:spacing w:line="276" w:lineRule="auto"/>
        <w:rPr>
          <w:rStyle w:val="Strong"/>
          <w:rFonts w:ascii="Aptos" w:hAnsi="Aptos" w:cstheme="majorHAnsi"/>
          <w:b/>
          <w:bCs/>
        </w:rPr>
      </w:pPr>
      <w:r w:rsidRPr="0090682B">
        <w:rPr>
          <w:rStyle w:val="Strong"/>
          <w:rFonts w:ascii="Aptos" w:hAnsi="Aptos" w:cstheme="majorHAnsi"/>
          <w:b/>
          <w:bCs/>
        </w:rPr>
        <w:t xml:space="preserve">3.1 </w:t>
      </w:r>
      <w:r w:rsidR="00E2297F" w:rsidRPr="0090682B">
        <w:rPr>
          <w:rStyle w:val="Strong"/>
          <w:rFonts w:ascii="Aptos" w:hAnsi="Aptos" w:cstheme="majorHAnsi"/>
          <w:b/>
          <w:bCs/>
        </w:rPr>
        <w:t>Key Drivers for Successful Spalling</w:t>
      </w:r>
    </w:p>
    <w:p w14:paraId="6FF57BCC" w14:textId="18E2B60A" w:rsidR="00A7081E" w:rsidRDefault="00A7081E" w:rsidP="00A7081E">
      <w:pPr>
        <w:pStyle w:val="NormalWeb"/>
        <w:spacing w:line="276" w:lineRule="auto"/>
        <w:rPr>
          <w:rStyle w:val="Emphasis"/>
          <w:rFonts w:ascii="Aptos" w:hAnsi="Aptos" w:cstheme="majorHAnsi"/>
        </w:rPr>
      </w:pPr>
      <w:r w:rsidRPr="0090682B">
        <w:rPr>
          <w:rStyle w:val="Emphasis"/>
          <w:rFonts w:ascii="Aptos" w:hAnsi="Aptos" w:cstheme="majorHAnsi"/>
        </w:rPr>
        <w:t>3.1.</w:t>
      </w:r>
      <w:r w:rsidR="00F17CC6">
        <w:rPr>
          <w:rStyle w:val="Emphasis"/>
          <w:rFonts w:ascii="Aptos" w:hAnsi="Aptos" w:cstheme="majorHAnsi"/>
        </w:rPr>
        <w:t>1</w:t>
      </w:r>
      <w:r w:rsidRPr="0090682B">
        <w:rPr>
          <w:rStyle w:val="Emphasis"/>
          <w:rFonts w:ascii="Aptos" w:hAnsi="Aptos" w:cstheme="majorHAnsi"/>
        </w:rPr>
        <w:t xml:space="preserve"> Effect of Total Spall Duration</w:t>
      </w:r>
    </w:p>
    <w:p w14:paraId="0EB13AB8" w14:textId="088AB336" w:rsidR="00A7081E" w:rsidRPr="00C64F0A" w:rsidRDefault="00585D42" w:rsidP="00A7081E">
      <w:pPr>
        <w:pStyle w:val="NormalWeb"/>
        <w:spacing w:line="276" w:lineRule="auto"/>
        <w:rPr>
          <w:rStyle w:val="Emphasis"/>
          <w:rFonts w:ascii="Aptos" w:hAnsi="Aptos" w:cstheme="majorHAnsi"/>
          <w:i w:val="0"/>
          <w:iCs w:val="0"/>
        </w:rPr>
      </w:pPr>
      <w:r w:rsidRPr="00C64F0A">
        <w:rPr>
          <w:rStyle w:val="Emphasis"/>
          <w:rFonts w:ascii="Aptos" w:hAnsi="Aptos" w:cstheme="majorHAnsi"/>
          <w:i w:val="0"/>
          <w:iCs w:val="0"/>
        </w:rPr>
        <w:t xml:space="preserve">Many spalling procedures </w:t>
      </w:r>
      <w:r w:rsidR="007760F9" w:rsidRPr="00C64F0A">
        <w:rPr>
          <w:rStyle w:val="Emphasis"/>
          <w:rFonts w:ascii="Aptos" w:hAnsi="Aptos" w:cstheme="majorHAnsi"/>
          <w:i w:val="0"/>
          <w:iCs w:val="0"/>
        </w:rPr>
        <w:t xml:space="preserve">define a time duration for the spalling operation. </w:t>
      </w:r>
      <w:r w:rsidR="00DB51F2" w:rsidRPr="00C64F0A">
        <w:rPr>
          <w:rStyle w:val="Emphasis"/>
          <w:rFonts w:ascii="Aptos" w:hAnsi="Aptos" w:cstheme="majorHAnsi"/>
          <w:i w:val="0"/>
          <w:iCs w:val="0"/>
        </w:rPr>
        <w:t xml:space="preserve">While </w:t>
      </w:r>
      <w:r w:rsidR="00832084" w:rsidRPr="00C64F0A">
        <w:rPr>
          <w:rStyle w:val="Emphasis"/>
          <w:rFonts w:ascii="Aptos" w:hAnsi="Aptos" w:cstheme="majorHAnsi"/>
          <w:i w:val="0"/>
          <w:iCs w:val="0"/>
        </w:rPr>
        <w:t>this time can result in effective spalls</w:t>
      </w:r>
      <w:r w:rsidR="00D45FCA" w:rsidRPr="00C64F0A">
        <w:rPr>
          <w:rStyle w:val="Emphasis"/>
          <w:rFonts w:ascii="Aptos" w:hAnsi="Aptos" w:cstheme="majorHAnsi"/>
          <w:i w:val="0"/>
          <w:iCs w:val="0"/>
        </w:rPr>
        <w:t>, total time spent spalling is not necessarily a good indicator</w:t>
      </w:r>
      <w:r w:rsidR="00D26260" w:rsidRPr="00C64F0A">
        <w:rPr>
          <w:rStyle w:val="Emphasis"/>
          <w:rFonts w:ascii="Aptos" w:hAnsi="Aptos" w:cstheme="majorHAnsi"/>
          <w:i w:val="0"/>
          <w:iCs w:val="0"/>
        </w:rPr>
        <w:t xml:space="preserve"> of an effective spall</w:t>
      </w:r>
      <w:r w:rsidR="00ED6350" w:rsidRPr="00C64F0A">
        <w:rPr>
          <w:rStyle w:val="Emphasis"/>
          <w:rFonts w:ascii="Aptos" w:hAnsi="Aptos" w:cstheme="majorHAnsi"/>
          <w:i w:val="0"/>
          <w:iCs w:val="0"/>
        </w:rPr>
        <w:t xml:space="preserve"> as shown below.</w:t>
      </w:r>
    </w:p>
    <w:p w14:paraId="379B35A0" w14:textId="05A31257" w:rsidR="00A7081E" w:rsidRPr="0090682B" w:rsidRDefault="00AA27AB" w:rsidP="00A7081E">
      <w:pPr>
        <w:pStyle w:val="NormalWeb"/>
        <w:spacing w:line="276" w:lineRule="auto"/>
        <w:rPr>
          <w:rStyle w:val="Emphasis"/>
          <w:rFonts w:ascii="Aptos" w:hAnsi="Aptos" w:cstheme="majorHAnsi"/>
        </w:rPr>
      </w:pPr>
      <w:r>
        <w:rPr>
          <w:rStyle w:val="Emphasis"/>
          <w:rFonts w:ascii="Aptos" w:hAnsi="Aptos" w:cstheme="majorHAnsi"/>
          <w:noProof/>
        </w:rPr>
        <w:drawing>
          <wp:inline distT="0" distB="0" distL="0" distR="0" wp14:anchorId="61DE3BE4" wp14:editId="4D064C1F">
            <wp:extent cx="5840730" cy="270700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0730" cy="2707005"/>
                    </a:xfrm>
                    <a:prstGeom prst="rect">
                      <a:avLst/>
                    </a:prstGeom>
                    <a:noFill/>
                  </pic:spPr>
                </pic:pic>
              </a:graphicData>
            </a:graphic>
          </wp:inline>
        </w:drawing>
      </w:r>
    </w:p>
    <w:p w14:paraId="5864FFFC" w14:textId="1E81ED71" w:rsidR="00A7081E" w:rsidRPr="0090682B" w:rsidRDefault="00A7081E" w:rsidP="00A7081E">
      <w:pPr>
        <w:pStyle w:val="NormalWeb"/>
        <w:spacing w:line="276" w:lineRule="auto"/>
        <w:jc w:val="center"/>
        <w:rPr>
          <w:rStyle w:val="Emphasis"/>
          <w:rFonts w:ascii="Aptos" w:hAnsi="Aptos" w:cstheme="majorHAnsi"/>
          <w:sz w:val="20"/>
        </w:rPr>
      </w:pPr>
      <w:r>
        <w:rPr>
          <w:rStyle w:val="Strong"/>
          <w:rFonts w:ascii="Aptos" w:hAnsi="Aptos" w:cstheme="majorHAnsi"/>
          <w:sz w:val="20"/>
        </w:rPr>
        <w:t xml:space="preserve">Figure </w:t>
      </w:r>
      <w:r w:rsidR="00D60D78">
        <w:rPr>
          <w:rStyle w:val="Strong"/>
          <w:rFonts w:ascii="Aptos" w:hAnsi="Aptos" w:cstheme="majorHAnsi"/>
          <w:sz w:val="20"/>
        </w:rPr>
        <w:t>1</w:t>
      </w:r>
      <w:r w:rsidRPr="0090682B">
        <w:rPr>
          <w:rStyle w:val="Strong"/>
          <w:rFonts w:ascii="Aptos" w:hAnsi="Aptos" w:cstheme="majorHAnsi"/>
          <w:sz w:val="20"/>
        </w:rPr>
        <w:t>:</w:t>
      </w:r>
      <w:r w:rsidRPr="0090682B">
        <w:rPr>
          <w:rFonts w:ascii="Aptos" w:hAnsi="Aptos" w:cstheme="majorHAnsi"/>
          <w:sz w:val="20"/>
        </w:rPr>
        <w:t xml:space="preserve"> </w:t>
      </w:r>
      <w:r w:rsidRPr="0090682B">
        <w:rPr>
          <w:rStyle w:val="Emphasis"/>
          <w:rFonts w:ascii="Aptos" w:hAnsi="Aptos" w:cstheme="majorHAnsi"/>
          <w:sz w:val="20"/>
        </w:rPr>
        <w:t>Effect of Total Spall Duration</w:t>
      </w:r>
    </w:p>
    <w:p w14:paraId="35C0E5D0" w14:textId="2EAEC414" w:rsidR="00420E4E" w:rsidRDefault="007A0A5C" w:rsidP="00A7081E">
      <w:pPr>
        <w:pStyle w:val="Heading3"/>
        <w:spacing w:line="276" w:lineRule="auto"/>
        <w:rPr>
          <w:rFonts w:ascii="Aptos" w:hAnsi="Aptos" w:cstheme="majorHAnsi"/>
          <w:b w:val="0"/>
          <w:bCs w:val="0"/>
          <w:iCs/>
          <w:sz w:val="24"/>
          <w:szCs w:val="24"/>
        </w:rPr>
      </w:pPr>
      <w:r>
        <w:rPr>
          <w:rFonts w:ascii="Aptos" w:hAnsi="Aptos" w:cstheme="majorHAnsi"/>
          <w:b w:val="0"/>
          <w:bCs w:val="0"/>
          <w:iCs/>
          <w:sz w:val="24"/>
          <w:szCs w:val="24"/>
        </w:rPr>
        <w:t xml:space="preserve">The actual </w:t>
      </w:r>
      <w:r w:rsidR="001A6219">
        <w:rPr>
          <w:rFonts w:ascii="Aptos" w:hAnsi="Aptos" w:cstheme="majorHAnsi"/>
          <w:b w:val="0"/>
          <w:bCs w:val="0"/>
          <w:iCs/>
          <w:sz w:val="24"/>
          <w:szCs w:val="24"/>
        </w:rPr>
        <w:t>execution of the spall</w:t>
      </w:r>
      <w:r w:rsidR="00D97998">
        <w:rPr>
          <w:rFonts w:ascii="Aptos" w:hAnsi="Aptos" w:cstheme="majorHAnsi"/>
          <w:b w:val="0"/>
          <w:bCs w:val="0"/>
          <w:iCs/>
          <w:sz w:val="24"/>
          <w:szCs w:val="24"/>
        </w:rPr>
        <w:t xml:space="preserve"> has </w:t>
      </w:r>
      <w:r w:rsidR="00061A8A">
        <w:rPr>
          <w:rFonts w:ascii="Aptos" w:hAnsi="Aptos" w:cstheme="majorHAnsi"/>
          <w:b w:val="0"/>
          <w:bCs w:val="0"/>
          <w:iCs/>
          <w:sz w:val="24"/>
          <w:szCs w:val="24"/>
        </w:rPr>
        <w:t>a larger impact on the effectiveness of the spal</w:t>
      </w:r>
      <w:r w:rsidR="00A7081E" w:rsidRPr="00722AC2">
        <w:rPr>
          <w:rFonts w:ascii="Aptos" w:hAnsi="Aptos" w:cstheme="majorHAnsi"/>
          <w:b w:val="0"/>
          <w:bCs w:val="0"/>
          <w:iCs/>
          <w:sz w:val="24"/>
          <w:szCs w:val="24"/>
        </w:rPr>
        <w:t>l</w:t>
      </w:r>
      <w:r w:rsidR="00F27770">
        <w:rPr>
          <w:rFonts w:ascii="Aptos" w:hAnsi="Aptos" w:cstheme="majorHAnsi"/>
          <w:b w:val="0"/>
          <w:bCs w:val="0"/>
          <w:iCs/>
          <w:sz w:val="24"/>
          <w:szCs w:val="24"/>
        </w:rPr>
        <w:t xml:space="preserve"> than duration alone.</w:t>
      </w:r>
      <w:r w:rsidR="00E1675B">
        <w:rPr>
          <w:rFonts w:ascii="Aptos" w:hAnsi="Aptos" w:cstheme="majorHAnsi"/>
          <w:b w:val="0"/>
          <w:bCs w:val="0"/>
          <w:iCs/>
          <w:sz w:val="24"/>
          <w:szCs w:val="24"/>
        </w:rPr>
        <w:t xml:space="preserve"> TMT</w:t>
      </w:r>
      <w:r w:rsidR="00C024FA">
        <w:rPr>
          <w:rFonts w:ascii="Aptos" w:hAnsi="Aptos" w:cstheme="majorHAnsi"/>
          <w:b w:val="0"/>
          <w:bCs w:val="0"/>
          <w:iCs/>
          <w:sz w:val="24"/>
          <w:szCs w:val="24"/>
        </w:rPr>
        <w:t xml:space="preserve">s </w:t>
      </w:r>
      <w:r w:rsidR="00E1675B">
        <w:rPr>
          <w:rFonts w:ascii="Aptos" w:hAnsi="Aptos" w:cstheme="majorHAnsi"/>
          <w:b w:val="0"/>
          <w:bCs w:val="0"/>
          <w:iCs/>
          <w:sz w:val="24"/>
          <w:szCs w:val="24"/>
        </w:rPr>
        <w:t xml:space="preserve">and tube shocking </w:t>
      </w:r>
      <w:r w:rsidR="00420E4E">
        <w:rPr>
          <w:rFonts w:ascii="Aptos" w:hAnsi="Aptos" w:cstheme="majorHAnsi"/>
          <w:b w:val="0"/>
          <w:bCs w:val="0"/>
          <w:iCs/>
          <w:sz w:val="24"/>
          <w:szCs w:val="24"/>
        </w:rPr>
        <w:t>also play an important role as discussed below.</w:t>
      </w:r>
    </w:p>
    <w:p w14:paraId="4A9E384C" w14:textId="545D8E67" w:rsidR="00CD7FD3" w:rsidRDefault="00E2297F" w:rsidP="5315F1D4">
      <w:pPr>
        <w:pStyle w:val="NormalWeb"/>
        <w:spacing w:line="276" w:lineRule="auto"/>
        <w:rPr>
          <w:rStyle w:val="Emphasis"/>
          <w:rFonts w:ascii="Aptos" w:hAnsi="Aptos" w:cstheme="majorHAnsi"/>
        </w:rPr>
      </w:pPr>
      <w:r w:rsidRPr="0090682B">
        <w:rPr>
          <w:rStyle w:val="Emphasis"/>
          <w:rFonts w:ascii="Aptos" w:hAnsi="Aptos" w:cstheme="majorHAnsi"/>
        </w:rPr>
        <w:lastRenderedPageBreak/>
        <w:t>3.1.</w:t>
      </w:r>
      <w:r w:rsidR="00C024FA">
        <w:rPr>
          <w:rStyle w:val="Emphasis"/>
          <w:rFonts w:ascii="Aptos" w:hAnsi="Aptos" w:cstheme="majorHAnsi"/>
        </w:rPr>
        <w:t>2</w:t>
      </w:r>
      <w:r w:rsidR="00C024FA" w:rsidRPr="0090682B">
        <w:rPr>
          <w:rStyle w:val="Emphasis"/>
          <w:rFonts w:ascii="Aptos" w:hAnsi="Aptos" w:cstheme="majorHAnsi"/>
        </w:rPr>
        <w:t xml:space="preserve"> </w:t>
      </w:r>
      <w:r w:rsidRPr="0090682B">
        <w:rPr>
          <w:rStyle w:val="Emphasis"/>
          <w:rFonts w:ascii="Aptos" w:hAnsi="Aptos" w:cstheme="majorHAnsi"/>
        </w:rPr>
        <w:t xml:space="preserve">Effect of TMT hold duration </w:t>
      </w:r>
      <w:proofErr w:type="gramStart"/>
      <w:ins w:id="0" w:author="Anshuman Pandey" w:date="2026-04-24T11:58:00Z">
        <w:r w:rsidR="009447D1">
          <w:rPr>
            <w:rStyle w:val="Emphasis"/>
            <w:rFonts w:ascii="Aptos" w:hAnsi="Aptos" w:cstheme="majorHAnsi"/>
          </w:rPr>
          <w:t>A</w:t>
        </w:r>
      </w:ins>
      <w:proofErr w:type="gramEnd"/>
      <w:del w:id="1" w:author="Anshuman Pandey" w:date="2026-04-24T11:58:00Z">
        <w:r w:rsidRPr="0090682B" w:rsidDel="009447D1">
          <w:rPr>
            <w:rStyle w:val="Emphasis"/>
            <w:rFonts w:ascii="Aptos" w:hAnsi="Aptos" w:cstheme="majorHAnsi"/>
          </w:rPr>
          <w:delText>a</w:delText>
        </w:r>
      </w:del>
      <w:r w:rsidRPr="0090682B">
        <w:rPr>
          <w:rStyle w:val="Emphasis"/>
          <w:rFonts w:ascii="Aptos" w:hAnsi="Aptos" w:cstheme="majorHAnsi"/>
        </w:rPr>
        <w:t>bove</w:t>
      </w:r>
      <w:r w:rsidR="00EA77F1">
        <w:rPr>
          <w:rStyle w:val="Emphasis"/>
          <w:rFonts w:ascii="Aptos" w:hAnsi="Aptos" w:cstheme="majorHAnsi"/>
        </w:rPr>
        <w:t xml:space="preserve"> the</w:t>
      </w:r>
      <w:r w:rsidRPr="0090682B">
        <w:rPr>
          <w:rStyle w:val="Emphasis"/>
          <w:rFonts w:ascii="Aptos" w:hAnsi="Aptos" w:cstheme="majorHAnsi"/>
        </w:rPr>
        <w:t xml:space="preserve"> Threshold TMT</w:t>
      </w:r>
    </w:p>
    <w:p w14:paraId="6B39DC70" w14:textId="716ECBF5" w:rsidR="00AE0100" w:rsidRPr="00AE0100" w:rsidRDefault="00AE0100" w:rsidP="5315F1D4">
      <w:pPr>
        <w:pStyle w:val="NormalWeb"/>
        <w:spacing w:line="276" w:lineRule="auto"/>
        <w:rPr>
          <w:rStyle w:val="Emphasis"/>
          <w:rFonts w:ascii="Aptos" w:hAnsi="Aptos" w:cstheme="majorHAnsi"/>
          <w:i w:val="0"/>
          <w:iCs w:val="0"/>
        </w:rPr>
      </w:pPr>
      <w:r w:rsidRPr="0090682B">
        <w:rPr>
          <w:rFonts w:ascii="Aptos" w:hAnsi="Aptos" w:cstheme="majorHAnsi"/>
        </w:rPr>
        <w:t>Spall</w:t>
      </w:r>
      <w:r w:rsidR="00A54649">
        <w:rPr>
          <w:rFonts w:ascii="Aptos" w:hAnsi="Aptos" w:cstheme="majorHAnsi"/>
        </w:rPr>
        <w:t xml:space="preserve"> </w:t>
      </w:r>
      <w:r w:rsidRPr="0090682B">
        <w:rPr>
          <w:rFonts w:ascii="Aptos" w:hAnsi="Aptos" w:cstheme="majorHAnsi"/>
        </w:rPr>
        <w:t xml:space="preserve">effectiveness </w:t>
      </w:r>
      <w:r w:rsidR="00C85032">
        <w:rPr>
          <w:rFonts w:ascii="Aptos" w:hAnsi="Aptos" w:cstheme="majorHAnsi"/>
        </w:rPr>
        <w:t xml:space="preserve">is highly </w:t>
      </w:r>
      <w:r w:rsidR="00847AE9" w:rsidRPr="0090682B">
        <w:rPr>
          <w:rFonts w:ascii="Aptos" w:hAnsi="Aptos" w:cstheme="majorHAnsi"/>
        </w:rPr>
        <w:t>depend</w:t>
      </w:r>
      <w:r w:rsidR="00847AE9">
        <w:rPr>
          <w:rFonts w:ascii="Aptos" w:hAnsi="Aptos" w:cstheme="majorHAnsi"/>
        </w:rPr>
        <w:t>ent</w:t>
      </w:r>
      <w:r w:rsidR="00C85032">
        <w:rPr>
          <w:rFonts w:ascii="Aptos" w:hAnsi="Aptos" w:cstheme="majorHAnsi"/>
        </w:rPr>
        <w:t xml:space="preserve"> </w:t>
      </w:r>
      <w:r w:rsidRPr="0090682B">
        <w:rPr>
          <w:rFonts w:ascii="Aptos" w:hAnsi="Aptos" w:cstheme="majorHAnsi"/>
        </w:rPr>
        <w:t xml:space="preserve">on maintaining </w:t>
      </w:r>
      <w:r w:rsidR="00C85032">
        <w:rPr>
          <w:rFonts w:ascii="Aptos" w:hAnsi="Aptos" w:cstheme="majorHAnsi"/>
        </w:rPr>
        <w:t xml:space="preserve">elevated </w:t>
      </w:r>
      <w:r w:rsidRPr="0090682B">
        <w:rPr>
          <w:rFonts w:ascii="Aptos" w:hAnsi="Aptos" w:cstheme="majorHAnsi"/>
        </w:rPr>
        <w:t>TMT</w:t>
      </w:r>
      <w:r w:rsidR="00C85032">
        <w:rPr>
          <w:rFonts w:ascii="Aptos" w:hAnsi="Aptos" w:cstheme="majorHAnsi"/>
        </w:rPr>
        <w:t>s</w:t>
      </w:r>
      <w:r w:rsidR="004F52C7">
        <w:rPr>
          <w:rFonts w:ascii="Aptos" w:hAnsi="Aptos" w:cstheme="majorHAnsi"/>
        </w:rPr>
        <w:t xml:space="preserve">.  Data analysis showed that there is </w:t>
      </w:r>
      <w:r w:rsidR="0015568F">
        <w:rPr>
          <w:rFonts w:ascii="Aptos" w:hAnsi="Aptos" w:cstheme="majorHAnsi"/>
        </w:rPr>
        <w:t xml:space="preserve">a </w:t>
      </w:r>
      <w:r w:rsidRPr="0090682B">
        <w:rPr>
          <w:rFonts w:ascii="Aptos" w:hAnsi="Aptos" w:cstheme="majorHAnsi"/>
        </w:rPr>
        <w:t xml:space="preserve">threshold </w:t>
      </w:r>
      <w:r w:rsidR="001B6EC3">
        <w:rPr>
          <w:rFonts w:ascii="Aptos" w:hAnsi="Aptos" w:cstheme="majorHAnsi"/>
        </w:rPr>
        <w:t>TMT</w:t>
      </w:r>
      <w:r w:rsidR="0015568F">
        <w:rPr>
          <w:rFonts w:ascii="Aptos" w:hAnsi="Aptos" w:cstheme="majorHAnsi"/>
        </w:rPr>
        <w:t xml:space="preserve"> </w:t>
      </w:r>
      <w:r w:rsidRPr="0090682B">
        <w:rPr>
          <w:rFonts w:ascii="Aptos" w:hAnsi="Aptos" w:cstheme="majorHAnsi"/>
        </w:rPr>
        <w:t xml:space="preserve">for </w:t>
      </w:r>
      <w:r w:rsidR="001B6EC3">
        <w:rPr>
          <w:rFonts w:ascii="Aptos" w:hAnsi="Aptos" w:cstheme="majorHAnsi"/>
        </w:rPr>
        <w:t xml:space="preserve">effective spalling and </w:t>
      </w:r>
      <w:r w:rsidR="00BB6F56">
        <w:rPr>
          <w:rFonts w:ascii="Aptos" w:hAnsi="Aptos" w:cstheme="majorHAnsi"/>
        </w:rPr>
        <w:t>TMT</w:t>
      </w:r>
      <w:r w:rsidR="00AB2568">
        <w:rPr>
          <w:rFonts w:ascii="Aptos" w:hAnsi="Aptos" w:cstheme="majorHAnsi"/>
        </w:rPr>
        <w:t xml:space="preserve">s must be held above this threshold temperature for </w:t>
      </w:r>
      <w:r w:rsidR="004E4EDA">
        <w:rPr>
          <w:rFonts w:ascii="Aptos" w:hAnsi="Aptos" w:cstheme="majorHAnsi"/>
        </w:rPr>
        <w:t>a</w:t>
      </w:r>
      <w:r w:rsidR="001B6EC3">
        <w:rPr>
          <w:rFonts w:ascii="Aptos" w:hAnsi="Aptos" w:cstheme="majorHAnsi"/>
        </w:rPr>
        <w:t xml:space="preserve"> </w:t>
      </w:r>
      <w:r w:rsidRPr="0090682B">
        <w:rPr>
          <w:rFonts w:ascii="Aptos" w:hAnsi="Aptos" w:cstheme="majorHAnsi"/>
        </w:rPr>
        <w:t>sufficient</w:t>
      </w:r>
      <w:r w:rsidR="004E4EDA">
        <w:rPr>
          <w:rFonts w:ascii="Aptos" w:hAnsi="Aptos" w:cstheme="majorHAnsi"/>
        </w:rPr>
        <w:t xml:space="preserve"> period of</w:t>
      </w:r>
      <w:r w:rsidRPr="0090682B">
        <w:rPr>
          <w:rFonts w:ascii="Aptos" w:hAnsi="Aptos" w:cstheme="majorHAnsi"/>
        </w:rPr>
        <w:t xml:space="preserve"> time. The hold duration above</w:t>
      </w:r>
      <w:r w:rsidR="00A22EB9">
        <w:rPr>
          <w:rFonts w:ascii="Aptos" w:hAnsi="Aptos" w:cstheme="majorHAnsi"/>
        </w:rPr>
        <w:t xml:space="preserve"> </w:t>
      </w:r>
      <w:r w:rsidR="004E4EDA">
        <w:rPr>
          <w:rFonts w:ascii="Aptos" w:hAnsi="Aptos" w:cstheme="majorHAnsi"/>
        </w:rPr>
        <w:t>this</w:t>
      </w:r>
      <w:r w:rsidRPr="0090682B">
        <w:rPr>
          <w:rFonts w:ascii="Aptos" w:hAnsi="Aptos" w:cstheme="majorHAnsi"/>
        </w:rPr>
        <w:t xml:space="preserve"> threshold TMT is defined as the fraction of total spall time during which TMT</w:t>
      </w:r>
      <w:r w:rsidR="00A355A2">
        <w:rPr>
          <w:rFonts w:ascii="Aptos" w:hAnsi="Aptos" w:cstheme="majorHAnsi"/>
        </w:rPr>
        <w:t>s</w:t>
      </w:r>
      <w:r w:rsidRPr="0090682B">
        <w:rPr>
          <w:rFonts w:ascii="Aptos" w:hAnsi="Aptos" w:cstheme="majorHAnsi"/>
        </w:rPr>
        <w:t xml:space="preserve"> remain above this threshold.</w:t>
      </w:r>
      <w:r w:rsidR="00A22EB9">
        <w:rPr>
          <w:rFonts w:ascii="Aptos" w:hAnsi="Aptos" w:cstheme="majorHAnsi"/>
        </w:rPr>
        <w:t xml:space="preserve">  The threshold TMT varies depending on </w:t>
      </w:r>
      <w:r w:rsidR="009C6131">
        <w:rPr>
          <w:rFonts w:ascii="Aptos" w:hAnsi="Aptos" w:cstheme="majorHAnsi"/>
        </w:rPr>
        <w:t>furnace design and tube metallurg</w:t>
      </w:r>
      <w:r w:rsidR="004B05D0">
        <w:rPr>
          <w:rFonts w:ascii="Aptos" w:hAnsi="Aptos" w:cstheme="majorHAnsi"/>
        </w:rPr>
        <w:t>y.</w:t>
      </w:r>
    </w:p>
    <w:p w14:paraId="299CF181" w14:textId="35FA3C22" w:rsidR="000C66AB" w:rsidRPr="0090682B" w:rsidRDefault="00AA27AB" w:rsidP="002D2B7D">
      <w:pPr>
        <w:pStyle w:val="NormalWeb"/>
        <w:spacing w:line="276" w:lineRule="auto"/>
        <w:rPr>
          <w:rStyle w:val="Emphasis"/>
          <w:rFonts w:ascii="Aptos" w:hAnsi="Aptos" w:cstheme="majorHAnsi"/>
        </w:rPr>
      </w:pPr>
      <w:r>
        <w:rPr>
          <w:rStyle w:val="Emphasis"/>
          <w:rFonts w:ascii="Aptos" w:hAnsi="Aptos" w:cstheme="majorHAnsi"/>
          <w:noProof/>
        </w:rPr>
        <w:drawing>
          <wp:inline distT="0" distB="0" distL="0" distR="0" wp14:anchorId="16602EDD" wp14:editId="218993DD">
            <wp:extent cx="5901690" cy="282892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1690" cy="2828925"/>
                    </a:xfrm>
                    <a:prstGeom prst="rect">
                      <a:avLst/>
                    </a:prstGeom>
                    <a:noFill/>
                  </pic:spPr>
                </pic:pic>
              </a:graphicData>
            </a:graphic>
          </wp:inline>
        </w:drawing>
      </w:r>
    </w:p>
    <w:p w14:paraId="04E9B689" w14:textId="49C5E293" w:rsidR="00CD7FD3" w:rsidRPr="0090682B" w:rsidRDefault="00E664EC" w:rsidP="0090682B">
      <w:pPr>
        <w:pStyle w:val="NormalWeb"/>
        <w:spacing w:line="276" w:lineRule="auto"/>
        <w:jc w:val="center"/>
        <w:rPr>
          <w:rFonts w:ascii="Aptos" w:hAnsi="Aptos" w:cstheme="majorHAnsi"/>
          <w:i/>
          <w:iCs/>
          <w:sz w:val="20"/>
        </w:rPr>
      </w:pPr>
      <w:r>
        <w:rPr>
          <w:rStyle w:val="Strong"/>
          <w:rFonts w:ascii="Aptos" w:hAnsi="Aptos" w:cstheme="majorHAnsi"/>
          <w:sz w:val="20"/>
        </w:rPr>
        <w:t xml:space="preserve">Figure </w:t>
      </w:r>
      <w:r w:rsidR="00D60D78">
        <w:rPr>
          <w:rStyle w:val="Strong"/>
          <w:rFonts w:ascii="Aptos" w:hAnsi="Aptos" w:cstheme="majorHAnsi"/>
          <w:sz w:val="20"/>
        </w:rPr>
        <w:t>2</w:t>
      </w:r>
      <w:r w:rsidR="004765CE" w:rsidRPr="0090682B">
        <w:rPr>
          <w:rStyle w:val="Strong"/>
          <w:rFonts w:ascii="Aptos" w:hAnsi="Aptos" w:cstheme="majorHAnsi"/>
          <w:sz w:val="20"/>
        </w:rPr>
        <w:t>:</w:t>
      </w:r>
      <w:r w:rsidR="004765CE" w:rsidRPr="0090682B">
        <w:rPr>
          <w:rFonts w:ascii="Aptos" w:hAnsi="Aptos" w:cstheme="majorHAnsi"/>
          <w:sz w:val="20"/>
        </w:rPr>
        <w:t xml:space="preserve"> </w:t>
      </w:r>
      <w:r w:rsidR="004A304C" w:rsidRPr="0090682B">
        <w:rPr>
          <w:rStyle w:val="Emphasis"/>
          <w:rFonts w:ascii="Aptos" w:hAnsi="Aptos" w:cstheme="majorHAnsi"/>
          <w:sz w:val="20"/>
        </w:rPr>
        <w:t>Effect of TMT Hold Duration</w:t>
      </w:r>
      <w:r w:rsidR="004765CE" w:rsidRPr="0090682B">
        <w:rPr>
          <w:rStyle w:val="Emphasis"/>
          <w:rFonts w:ascii="Aptos" w:hAnsi="Aptos" w:cstheme="majorHAnsi"/>
          <w:sz w:val="20"/>
        </w:rPr>
        <w:t xml:space="preserve"> on Spall Effectiveness</w:t>
      </w:r>
    </w:p>
    <w:p w14:paraId="14D1EC31" w14:textId="59825152" w:rsidR="00CD7FD3" w:rsidRDefault="002966AD" w:rsidP="007B5E01">
      <w:pPr>
        <w:pStyle w:val="NormalWeb"/>
        <w:spacing w:line="276" w:lineRule="auto"/>
        <w:rPr>
          <w:rFonts w:ascii="Aptos" w:hAnsi="Aptos" w:cstheme="majorHAnsi"/>
        </w:rPr>
      </w:pPr>
      <w:r w:rsidRPr="002966AD">
        <w:rPr>
          <w:rFonts w:ascii="Aptos" w:hAnsi="Aptos" w:cstheme="majorHAnsi"/>
        </w:rPr>
        <w:t>Spall effectiveness increases sharply beyond ~75% hold duration, indicating a threshold-driven response</w:t>
      </w:r>
      <w:r w:rsidR="0052159C" w:rsidRPr="0090682B">
        <w:rPr>
          <w:rFonts w:ascii="Aptos" w:hAnsi="Aptos" w:cstheme="majorHAnsi"/>
        </w:rPr>
        <w:t>.</w:t>
      </w:r>
      <w:r w:rsidR="007B5E01">
        <w:rPr>
          <w:rFonts w:ascii="Aptos" w:hAnsi="Aptos" w:cstheme="majorHAnsi"/>
        </w:rPr>
        <w:t xml:space="preserve"> </w:t>
      </w:r>
      <w:r w:rsidR="0052159C" w:rsidRPr="0090682B">
        <w:rPr>
          <w:rFonts w:ascii="Aptos" w:hAnsi="Aptos" w:cstheme="majorHAnsi"/>
        </w:rPr>
        <w:t>Shorter hold durations (&lt;50–75%) result in incomplete cok</w:t>
      </w:r>
      <w:r w:rsidR="007B5E01">
        <w:rPr>
          <w:rFonts w:ascii="Aptos" w:hAnsi="Aptos" w:cstheme="majorHAnsi"/>
        </w:rPr>
        <w:t>e removal despite other efforts.</w:t>
      </w:r>
    </w:p>
    <w:p w14:paraId="7027BD92" w14:textId="58A2E896" w:rsidR="0047470F" w:rsidRDefault="0047470F">
      <w:pPr>
        <w:rPr>
          <w:rFonts w:ascii="Aptos" w:eastAsia="Times New Roman" w:hAnsi="Aptos" w:cstheme="majorHAnsi"/>
          <w:sz w:val="24"/>
          <w:szCs w:val="24"/>
        </w:rPr>
      </w:pPr>
      <w:r>
        <w:rPr>
          <w:rFonts w:ascii="Aptos" w:hAnsi="Aptos" w:cstheme="majorHAnsi"/>
        </w:rPr>
        <w:br w:type="page"/>
      </w:r>
    </w:p>
    <w:p w14:paraId="545EE21A" w14:textId="405C399F" w:rsidR="00CD7FD3" w:rsidRPr="00AD6E9C" w:rsidRDefault="005B13BE" w:rsidP="0090682B">
      <w:pPr>
        <w:pStyle w:val="NormalWeb"/>
        <w:spacing w:line="276" w:lineRule="auto"/>
        <w:rPr>
          <w:rStyle w:val="Emphasis"/>
          <w:rFonts w:ascii="Aptos" w:hAnsi="Aptos" w:cstheme="majorHAnsi"/>
        </w:rPr>
      </w:pPr>
      <w:r w:rsidRPr="00AD6E9C">
        <w:rPr>
          <w:rStyle w:val="Emphasis"/>
          <w:rFonts w:ascii="Aptos" w:hAnsi="Aptos" w:cstheme="majorHAnsi"/>
        </w:rPr>
        <w:lastRenderedPageBreak/>
        <w:t>3.</w:t>
      </w:r>
      <w:r w:rsidR="004765CE" w:rsidRPr="00AD6E9C">
        <w:rPr>
          <w:rStyle w:val="Emphasis"/>
          <w:rFonts w:ascii="Aptos" w:hAnsi="Aptos" w:cstheme="majorHAnsi"/>
        </w:rPr>
        <w:t>1.</w:t>
      </w:r>
      <w:r w:rsidR="005509FC">
        <w:rPr>
          <w:rStyle w:val="Emphasis"/>
          <w:rFonts w:ascii="Aptos" w:hAnsi="Aptos" w:cstheme="majorHAnsi"/>
        </w:rPr>
        <w:t>3</w:t>
      </w:r>
      <w:r w:rsidR="005509FC" w:rsidRPr="00AD6E9C">
        <w:rPr>
          <w:rStyle w:val="Emphasis"/>
          <w:rFonts w:ascii="Aptos" w:hAnsi="Aptos" w:cstheme="majorHAnsi"/>
        </w:rPr>
        <w:t xml:space="preserve"> </w:t>
      </w:r>
      <w:r w:rsidR="00CD7FD3" w:rsidRPr="00AD6E9C">
        <w:rPr>
          <w:rStyle w:val="Emphasis"/>
          <w:rFonts w:ascii="Aptos" w:hAnsi="Aptos" w:cstheme="majorHAnsi"/>
        </w:rPr>
        <w:t>Role of Tube Shocking</w:t>
      </w:r>
    </w:p>
    <w:p w14:paraId="5CD68FA8" w14:textId="4AAAED58" w:rsidR="00FE0350" w:rsidRDefault="00560EFC" w:rsidP="0090682B">
      <w:pPr>
        <w:pStyle w:val="NormalWeb"/>
        <w:spacing w:line="276" w:lineRule="auto"/>
        <w:rPr>
          <w:rFonts w:ascii="Aptos" w:hAnsi="Aptos" w:cstheme="majorHAnsi"/>
        </w:rPr>
      </w:pPr>
      <w:r w:rsidRPr="00AE0100">
        <w:rPr>
          <w:rFonts w:ascii="Aptos" w:hAnsi="Aptos" w:cstheme="majorHAnsi"/>
        </w:rPr>
        <w:t xml:space="preserve">Tube shocking is a spalling technique </w:t>
      </w:r>
      <w:r w:rsidR="00614548">
        <w:rPr>
          <w:rFonts w:ascii="Aptos" w:hAnsi="Aptos" w:cstheme="majorHAnsi"/>
        </w:rPr>
        <w:t>in which</w:t>
      </w:r>
      <w:r w:rsidRPr="00AE0100">
        <w:rPr>
          <w:rFonts w:ascii="Aptos" w:hAnsi="Aptos" w:cstheme="majorHAnsi"/>
        </w:rPr>
        <w:t xml:space="preserve"> the coil temperature is rapidly reduced and then quickly restored to create </w:t>
      </w:r>
      <w:r w:rsidR="00231444">
        <w:rPr>
          <w:rFonts w:ascii="Aptos" w:hAnsi="Aptos" w:cstheme="majorHAnsi"/>
        </w:rPr>
        <w:t xml:space="preserve">contraction and </w:t>
      </w:r>
      <w:r w:rsidR="00060F63">
        <w:rPr>
          <w:rFonts w:ascii="Aptos" w:hAnsi="Aptos" w:cstheme="majorHAnsi"/>
        </w:rPr>
        <w:t>expansion of the tubes</w:t>
      </w:r>
      <w:r w:rsidR="00800922">
        <w:rPr>
          <w:rFonts w:ascii="Aptos" w:hAnsi="Aptos" w:cstheme="majorHAnsi"/>
        </w:rPr>
        <w:t xml:space="preserve"> to dislodge</w:t>
      </w:r>
      <w:r w:rsidR="00395083">
        <w:rPr>
          <w:rFonts w:ascii="Aptos" w:hAnsi="Aptos" w:cstheme="majorHAnsi"/>
        </w:rPr>
        <w:t xml:space="preserve"> the coke in the tubes</w:t>
      </w:r>
      <w:r w:rsidR="00A82D1F">
        <w:rPr>
          <w:rFonts w:ascii="Aptos" w:hAnsi="Aptos" w:cstheme="majorHAnsi"/>
        </w:rPr>
        <w:t xml:space="preserve">. </w:t>
      </w:r>
      <w:r w:rsidRPr="00AE0100">
        <w:rPr>
          <w:rFonts w:ascii="Aptos" w:hAnsi="Aptos" w:cstheme="majorHAnsi"/>
        </w:rPr>
        <w:t xml:space="preserve">This </w:t>
      </w:r>
      <w:r w:rsidR="00634D8B">
        <w:rPr>
          <w:rFonts w:ascii="Aptos" w:hAnsi="Aptos" w:cstheme="majorHAnsi"/>
        </w:rPr>
        <w:t xml:space="preserve">shocking </w:t>
      </w:r>
      <w:r w:rsidRPr="00AE0100">
        <w:rPr>
          <w:rFonts w:ascii="Aptos" w:hAnsi="Aptos" w:cstheme="majorHAnsi"/>
        </w:rPr>
        <w:t xml:space="preserve">process </w:t>
      </w:r>
      <w:r w:rsidR="00634D8B">
        <w:rPr>
          <w:rFonts w:ascii="Aptos" w:hAnsi="Aptos" w:cstheme="majorHAnsi"/>
        </w:rPr>
        <w:t xml:space="preserve">can be carried out multiple times during the spall </w:t>
      </w:r>
      <w:r w:rsidR="000A51FE">
        <w:rPr>
          <w:rFonts w:ascii="Aptos" w:hAnsi="Aptos" w:cstheme="majorHAnsi"/>
        </w:rPr>
        <w:t>to aid the coke removal from the furnace tubes.</w:t>
      </w:r>
    </w:p>
    <w:p w14:paraId="55419670" w14:textId="2292F58D" w:rsidR="00560EFC" w:rsidRPr="0090682B" w:rsidRDefault="008C22EC" w:rsidP="0090682B">
      <w:pPr>
        <w:pStyle w:val="NormalWeb"/>
        <w:spacing w:line="276" w:lineRule="auto"/>
        <w:rPr>
          <w:rFonts w:cstheme="majorHAnsi"/>
        </w:rPr>
      </w:pPr>
      <w:r>
        <w:rPr>
          <w:rFonts w:ascii="Aptos" w:hAnsi="Aptos" w:cstheme="majorHAnsi"/>
        </w:rPr>
        <w:t xml:space="preserve">The effectiveness of tube shocking is dependent upon the intensity of the </w:t>
      </w:r>
      <w:r w:rsidR="00F904FF">
        <w:rPr>
          <w:rFonts w:ascii="Aptos" w:hAnsi="Aptos" w:cstheme="majorHAnsi"/>
        </w:rPr>
        <w:t xml:space="preserve">shock. </w:t>
      </w:r>
      <w:r w:rsidR="008079D1" w:rsidRPr="0090682B">
        <w:rPr>
          <w:rFonts w:ascii="Aptos" w:hAnsi="Aptos" w:cstheme="majorHAnsi"/>
        </w:rPr>
        <w:t xml:space="preserve">Shock intensity </w:t>
      </w:r>
      <w:r w:rsidR="00F904FF">
        <w:rPr>
          <w:rFonts w:ascii="Aptos" w:hAnsi="Aptos" w:cstheme="majorHAnsi"/>
        </w:rPr>
        <w:t xml:space="preserve">can be measured </w:t>
      </w:r>
      <w:r w:rsidR="00201001">
        <w:rPr>
          <w:rFonts w:ascii="Aptos" w:hAnsi="Aptos" w:cstheme="majorHAnsi"/>
        </w:rPr>
        <w:t xml:space="preserve">by </w:t>
      </w:r>
      <w:r w:rsidR="008079D1" w:rsidRPr="0090682B">
        <w:rPr>
          <w:rFonts w:ascii="Aptos" w:hAnsi="Aptos" w:cstheme="majorHAnsi"/>
        </w:rPr>
        <w:t>the magnitude of TMT reduction per unit time.</w:t>
      </w:r>
      <w:r w:rsidR="008E0F13">
        <w:rPr>
          <w:rFonts w:ascii="Aptos" w:hAnsi="Aptos" w:cstheme="majorHAnsi"/>
        </w:rPr>
        <w:t xml:space="preserve"> </w:t>
      </w:r>
      <w:r w:rsidR="005C3F47">
        <w:rPr>
          <w:rFonts w:ascii="Aptos" w:hAnsi="Aptos" w:cstheme="majorHAnsi"/>
        </w:rPr>
        <w:t xml:space="preserve">High </w:t>
      </w:r>
      <w:r w:rsidR="0049442E" w:rsidRPr="0090682B">
        <w:rPr>
          <w:rFonts w:ascii="Aptos" w:hAnsi="Aptos" w:cstheme="majorHAnsi"/>
        </w:rPr>
        <w:t xml:space="preserve">shock intensity indicates </w:t>
      </w:r>
      <w:r w:rsidR="00605796">
        <w:rPr>
          <w:rFonts w:ascii="Aptos" w:hAnsi="Aptos" w:cstheme="majorHAnsi"/>
        </w:rPr>
        <w:t>quick</w:t>
      </w:r>
      <w:r w:rsidR="0049442E" w:rsidRPr="0090682B">
        <w:rPr>
          <w:rFonts w:ascii="Aptos" w:hAnsi="Aptos" w:cstheme="majorHAnsi"/>
        </w:rPr>
        <w:t xml:space="preserve"> </w:t>
      </w:r>
      <w:r w:rsidR="0049442E" w:rsidRPr="002D02EA">
        <w:rPr>
          <w:rFonts w:ascii="Aptos" w:hAnsi="Aptos" w:cstheme="majorHAnsi"/>
        </w:rPr>
        <w:t xml:space="preserve">TMT reduction </w:t>
      </w:r>
      <w:r w:rsidR="002D02EA" w:rsidRPr="002D02EA">
        <w:rPr>
          <w:rFonts w:ascii="Aptos" w:hAnsi="Aptos" w:cstheme="majorHAnsi"/>
        </w:rPr>
        <w:t>and restoration</w:t>
      </w:r>
      <w:r w:rsidR="002B5105">
        <w:rPr>
          <w:rFonts w:ascii="Aptos" w:hAnsi="Aptos" w:cstheme="majorHAnsi"/>
        </w:rPr>
        <w:t xml:space="preserve"> </w:t>
      </w:r>
      <w:r w:rsidR="0049442E" w:rsidRPr="0090682B">
        <w:rPr>
          <w:rFonts w:ascii="Aptos" w:hAnsi="Aptos" w:cstheme="majorHAnsi"/>
        </w:rPr>
        <w:t>in less time.</w:t>
      </w:r>
      <w:r w:rsidR="008E0F13" w:rsidRPr="008E0F13">
        <w:rPr>
          <w:rFonts w:ascii="Aptos" w:hAnsi="Aptos" w:cstheme="majorHAnsi"/>
        </w:rPr>
        <w:t xml:space="preserve"> </w:t>
      </w:r>
      <w:r w:rsidR="002D02EA">
        <w:rPr>
          <w:rFonts w:ascii="Aptos" w:hAnsi="Aptos" w:cstheme="majorHAnsi"/>
        </w:rPr>
        <w:t>Shock intensity percentage</w:t>
      </w:r>
      <w:r w:rsidR="00391BA0">
        <w:rPr>
          <w:rFonts w:ascii="Aptos" w:hAnsi="Aptos" w:cstheme="majorHAnsi"/>
        </w:rPr>
        <w:t>s</w:t>
      </w:r>
      <w:r w:rsidR="002D02EA">
        <w:rPr>
          <w:rFonts w:ascii="Aptos" w:hAnsi="Aptos" w:cstheme="majorHAnsi"/>
        </w:rPr>
        <w:t xml:space="preserve"> </w:t>
      </w:r>
      <w:r w:rsidR="00391BA0">
        <w:rPr>
          <w:rFonts w:ascii="Aptos" w:hAnsi="Aptos" w:cstheme="majorHAnsi"/>
        </w:rPr>
        <w:t>are</w:t>
      </w:r>
      <w:r w:rsidR="002D02EA">
        <w:rPr>
          <w:rFonts w:ascii="Aptos" w:hAnsi="Aptos" w:cstheme="majorHAnsi"/>
        </w:rPr>
        <w:t xml:space="preserve"> calculated based on </w:t>
      </w:r>
      <w:r w:rsidR="00391BA0">
        <w:rPr>
          <w:rFonts w:ascii="Aptos" w:hAnsi="Aptos" w:cstheme="majorHAnsi"/>
        </w:rPr>
        <w:t xml:space="preserve">the </w:t>
      </w:r>
      <w:r w:rsidR="008E0F13">
        <w:rPr>
          <w:rFonts w:ascii="Aptos" w:hAnsi="Aptos" w:cstheme="majorHAnsi"/>
        </w:rPr>
        <w:t>maximum shock intensity</w:t>
      </w:r>
      <w:r w:rsidR="00391BA0">
        <w:rPr>
          <w:rFonts w:ascii="Aptos" w:hAnsi="Aptos" w:cstheme="majorHAnsi"/>
        </w:rPr>
        <w:t xml:space="preserve"> attainable</w:t>
      </w:r>
      <w:r w:rsidR="002D02EA">
        <w:rPr>
          <w:rFonts w:ascii="Aptos" w:hAnsi="Aptos" w:cstheme="majorHAnsi"/>
        </w:rPr>
        <w:t>, which</w:t>
      </w:r>
      <w:r w:rsidR="008E0F13">
        <w:rPr>
          <w:rFonts w:ascii="Aptos" w:hAnsi="Aptos" w:cstheme="majorHAnsi"/>
        </w:rPr>
        <w:t xml:space="preserve"> is set by tube metallurgy and furnace design.</w:t>
      </w:r>
    </w:p>
    <w:p w14:paraId="720850EC" w14:textId="3298D619" w:rsidR="00D17696" w:rsidRPr="0090682B" w:rsidRDefault="00AA27AB">
      <w:pPr>
        <w:pStyle w:val="NormalWeb"/>
        <w:spacing w:line="276" w:lineRule="auto"/>
        <w:rPr>
          <w:rStyle w:val="Strong"/>
          <w:rFonts w:ascii="Aptos" w:hAnsi="Aptos" w:cstheme="majorHAnsi"/>
        </w:rPr>
      </w:pPr>
      <w:r>
        <w:rPr>
          <w:rStyle w:val="Strong"/>
          <w:rFonts w:ascii="Aptos" w:hAnsi="Aptos" w:cstheme="majorHAnsi"/>
          <w:noProof/>
        </w:rPr>
        <w:drawing>
          <wp:inline distT="0" distB="0" distL="0" distR="0" wp14:anchorId="502A6907" wp14:editId="65CADD4E">
            <wp:extent cx="593217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170" cy="3194685"/>
                    </a:xfrm>
                    <a:prstGeom prst="rect">
                      <a:avLst/>
                    </a:prstGeom>
                    <a:noFill/>
                  </pic:spPr>
                </pic:pic>
              </a:graphicData>
            </a:graphic>
          </wp:inline>
        </w:drawing>
      </w:r>
    </w:p>
    <w:p w14:paraId="5714D22A" w14:textId="7205FD84" w:rsidR="00CD7FD3" w:rsidRPr="0090682B" w:rsidRDefault="00E664EC" w:rsidP="0090682B">
      <w:pPr>
        <w:pStyle w:val="NormalWeb"/>
        <w:spacing w:line="276" w:lineRule="auto"/>
        <w:jc w:val="center"/>
        <w:rPr>
          <w:rStyle w:val="Strong"/>
          <w:b w:val="0"/>
          <w:sz w:val="20"/>
        </w:rPr>
      </w:pPr>
      <w:r>
        <w:rPr>
          <w:rStyle w:val="Strong"/>
          <w:rFonts w:ascii="Aptos" w:hAnsi="Aptos" w:cstheme="majorHAnsi"/>
          <w:sz w:val="20"/>
        </w:rPr>
        <w:t xml:space="preserve">Figure </w:t>
      </w:r>
      <w:r w:rsidR="00D60D78">
        <w:rPr>
          <w:rStyle w:val="Strong"/>
          <w:rFonts w:ascii="Aptos" w:hAnsi="Aptos" w:cstheme="majorHAnsi"/>
          <w:sz w:val="20"/>
        </w:rPr>
        <w:t>3</w:t>
      </w:r>
      <w:r w:rsidR="00CD7FD3" w:rsidRPr="0090682B">
        <w:rPr>
          <w:rStyle w:val="Strong"/>
          <w:rFonts w:ascii="Aptos" w:hAnsi="Aptos" w:cstheme="majorHAnsi"/>
          <w:sz w:val="20"/>
        </w:rPr>
        <w:t>:</w:t>
      </w:r>
      <w:r w:rsidR="00CD7FD3" w:rsidRPr="0090682B">
        <w:rPr>
          <w:rStyle w:val="Strong"/>
          <w:sz w:val="20"/>
        </w:rPr>
        <w:t xml:space="preserve"> </w:t>
      </w:r>
      <w:r w:rsidR="00CD7FD3" w:rsidRPr="0090682B">
        <w:rPr>
          <w:rStyle w:val="Strong"/>
          <w:b w:val="0"/>
          <w:sz w:val="20"/>
        </w:rPr>
        <w:t xml:space="preserve">Effect </w:t>
      </w:r>
      <w:r w:rsidR="00CD7FD3" w:rsidRPr="00391BA0">
        <w:rPr>
          <w:rStyle w:val="Strong"/>
          <w:b w:val="0"/>
          <w:sz w:val="20"/>
        </w:rPr>
        <w:t>of Tube</w:t>
      </w:r>
      <w:r w:rsidR="004C4943" w:rsidRPr="00391BA0">
        <w:rPr>
          <w:rStyle w:val="Strong"/>
          <w:b w:val="0"/>
          <w:sz w:val="20"/>
        </w:rPr>
        <w:t xml:space="preserve"> Shocking</w:t>
      </w:r>
      <w:r w:rsidR="004C4943" w:rsidRPr="0090682B">
        <w:rPr>
          <w:rStyle w:val="Strong"/>
          <w:b w:val="0"/>
          <w:sz w:val="20"/>
        </w:rPr>
        <w:t xml:space="preserve"> on </w:t>
      </w:r>
      <w:r w:rsidR="005B13BE" w:rsidRPr="0090682B">
        <w:rPr>
          <w:rStyle w:val="Strong"/>
          <w:b w:val="0"/>
          <w:sz w:val="20"/>
        </w:rPr>
        <w:t>Spall Effectiveness</w:t>
      </w:r>
    </w:p>
    <w:p w14:paraId="65E72687" w14:textId="09607B3D" w:rsidR="0052159C" w:rsidRPr="0090682B" w:rsidRDefault="005C3F47" w:rsidP="0090682B">
      <w:pPr>
        <w:pStyle w:val="NormalWeb"/>
        <w:rPr>
          <w:rStyle w:val="Emphasis"/>
          <w:rFonts w:ascii="Aptos" w:hAnsi="Aptos" w:cstheme="majorHAnsi"/>
          <w:i w:val="0"/>
          <w:iCs w:val="0"/>
        </w:rPr>
      </w:pPr>
      <w:r>
        <w:rPr>
          <w:rStyle w:val="Emphasis"/>
          <w:rFonts w:ascii="Aptos" w:hAnsi="Aptos" w:cstheme="majorHAnsi"/>
          <w:i w:val="0"/>
          <w:iCs w:val="0"/>
        </w:rPr>
        <w:t>High</w:t>
      </w:r>
      <w:r w:rsidR="0052159C" w:rsidRPr="0090682B">
        <w:rPr>
          <w:rStyle w:val="Emphasis"/>
          <w:rFonts w:ascii="Aptos" w:hAnsi="Aptos" w:cstheme="majorHAnsi"/>
          <w:i w:val="0"/>
          <w:iCs w:val="0"/>
        </w:rPr>
        <w:t xml:space="preserve"> shock intensity significantly enhances coke removal due to stronger thermal </w:t>
      </w:r>
      <w:r w:rsidR="00847AE9">
        <w:rPr>
          <w:rStyle w:val="Emphasis"/>
          <w:rFonts w:ascii="Aptos" w:hAnsi="Aptos" w:cstheme="majorHAnsi"/>
          <w:i w:val="0"/>
          <w:iCs w:val="0"/>
        </w:rPr>
        <w:t>differentials</w:t>
      </w:r>
      <w:r w:rsidR="00847AE9" w:rsidRPr="0090682B">
        <w:rPr>
          <w:rStyle w:val="Emphasis"/>
          <w:rFonts w:ascii="Aptos" w:hAnsi="Aptos" w:cstheme="majorHAnsi"/>
          <w:i w:val="0"/>
          <w:iCs w:val="0"/>
        </w:rPr>
        <w:t xml:space="preserve"> </w:t>
      </w:r>
      <w:r w:rsidR="00847AE9">
        <w:rPr>
          <w:rStyle w:val="Emphasis"/>
          <w:rFonts w:ascii="Aptos" w:hAnsi="Aptos" w:cstheme="majorHAnsi"/>
          <w:i w:val="0"/>
          <w:iCs w:val="0"/>
        </w:rPr>
        <w:t>between the coke and tube metal.</w:t>
      </w:r>
      <w:r w:rsidR="002572B5">
        <w:rPr>
          <w:rStyle w:val="Emphasis"/>
          <w:rFonts w:ascii="Aptos" w:hAnsi="Aptos" w:cstheme="majorHAnsi"/>
          <w:i w:val="0"/>
          <w:iCs w:val="0"/>
        </w:rPr>
        <w:t xml:space="preserve">  </w:t>
      </w:r>
    </w:p>
    <w:p w14:paraId="77B3D565" w14:textId="36D8536E" w:rsidR="00D17696" w:rsidRPr="00832F01" w:rsidRDefault="0052159C" w:rsidP="0090682B">
      <w:pPr>
        <w:pStyle w:val="NormalWeb"/>
        <w:rPr>
          <w:rStyle w:val="Emphasis"/>
          <w:rFonts w:ascii="Aptos" w:hAnsi="Aptos" w:cstheme="majorHAnsi"/>
          <w:i w:val="0"/>
          <w:iCs w:val="0"/>
        </w:rPr>
      </w:pPr>
      <w:r w:rsidRPr="0090682B">
        <w:rPr>
          <w:rStyle w:val="Emphasis"/>
          <w:rFonts w:ascii="Aptos" w:hAnsi="Aptos" w:cstheme="majorHAnsi"/>
          <w:i w:val="0"/>
          <w:iCs w:val="0"/>
        </w:rPr>
        <w:t>A threshold behavior is evident</w:t>
      </w:r>
      <w:r w:rsidR="00FA7195">
        <w:rPr>
          <w:rStyle w:val="Emphasis"/>
          <w:rFonts w:ascii="Aptos" w:hAnsi="Aptos" w:cstheme="majorHAnsi"/>
          <w:i w:val="0"/>
          <w:iCs w:val="0"/>
        </w:rPr>
        <w:t xml:space="preserve"> with spall </w:t>
      </w:r>
      <w:r w:rsidR="004D0796">
        <w:rPr>
          <w:rStyle w:val="Emphasis"/>
          <w:rFonts w:ascii="Aptos" w:hAnsi="Aptos" w:cstheme="majorHAnsi"/>
          <w:i w:val="0"/>
          <w:iCs w:val="0"/>
        </w:rPr>
        <w:t>ef</w:t>
      </w:r>
      <w:r w:rsidRPr="0090682B">
        <w:rPr>
          <w:rStyle w:val="Emphasis"/>
          <w:rFonts w:ascii="Aptos" w:hAnsi="Aptos" w:cstheme="majorHAnsi"/>
          <w:i w:val="0"/>
          <w:iCs w:val="0"/>
        </w:rPr>
        <w:t>fectiveness improv</w:t>
      </w:r>
      <w:r w:rsidR="004D0796">
        <w:rPr>
          <w:rStyle w:val="Emphasis"/>
          <w:rFonts w:ascii="Aptos" w:hAnsi="Aptos" w:cstheme="majorHAnsi"/>
          <w:i w:val="0"/>
          <w:iCs w:val="0"/>
        </w:rPr>
        <w:t>ing</w:t>
      </w:r>
      <w:r w:rsidRPr="0090682B">
        <w:rPr>
          <w:rStyle w:val="Emphasis"/>
          <w:rFonts w:ascii="Aptos" w:hAnsi="Aptos" w:cstheme="majorHAnsi"/>
          <w:i w:val="0"/>
          <w:iCs w:val="0"/>
        </w:rPr>
        <w:t xml:space="preserve"> s</w:t>
      </w:r>
      <w:r w:rsidR="004D0796">
        <w:rPr>
          <w:rStyle w:val="Emphasis"/>
          <w:rFonts w:ascii="Aptos" w:hAnsi="Aptos" w:cstheme="majorHAnsi"/>
          <w:i w:val="0"/>
          <w:iCs w:val="0"/>
        </w:rPr>
        <w:t xml:space="preserve">ignificantly above </w:t>
      </w:r>
      <w:r w:rsidRPr="0090682B">
        <w:rPr>
          <w:rStyle w:val="Emphasis"/>
          <w:rFonts w:ascii="Aptos" w:hAnsi="Aptos" w:cstheme="majorHAnsi"/>
          <w:i w:val="0"/>
          <w:iCs w:val="0"/>
        </w:rPr>
        <w:t>40% of maximum shoc</w:t>
      </w:r>
      <w:r w:rsidR="007B5E01">
        <w:rPr>
          <w:rStyle w:val="Emphasis"/>
          <w:rFonts w:ascii="Aptos" w:hAnsi="Aptos" w:cstheme="majorHAnsi"/>
          <w:i w:val="0"/>
          <w:iCs w:val="0"/>
        </w:rPr>
        <w:t>k intensity.</w:t>
      </w:r>
      <w:r w:rsidR="00F07D62">
        <w:rPr>
          <w:rStyle w:val="Emphasis"/>
          <w:rFonts w:ascii="Aptos" w:hAnsi="Aptos" w:cstheme="majorHAnsi"/>
          <w:i w:val="0"/>
          <w:iCs w:val="0"/>
        </w:rPr>
        <w:t xml:space="preserve"> </w:t>
      </w:r>
      <w:r w:rsidR="007B5E01" w:rsidRPr="00832F01">
        <w:rPr>
          <w:rStyle w:val="Emphasis"/>
          <w:rFonts w:ascii="Aptos" w:hAnsi="Aptos" w:cstheme="majorHAnsi"/>
          <w:i w:val="0"/>
        </w:rPr>
        <w:t>Low-intensity shock</w:t>
      </w:r>
      <w:r w:rsidR="00C476EB">
        <w:rPr>
          <w:rStyle w:val="Emphasis"/>
          <w:rFonts w:ascii="Aptos" w:hAnsi="Aptos" w:cstheme="majorHAnsi"/>
          <w:i w:val="0"/>
        </w:rPr>
        <w:t>s</w:t>
      </w:r>
      <w:r w:rsidRPr="00832F01">
        <w:rPr>
          <w:rStyle w:val="Emphasis"/>
          <w:rFonts w:ascii="Aptos" w:hAnsi="Aptos" w:cstheme="majorHAnsi"/>
          <w:i w:val="0"/>
        </w:rPr>
        <w:t xml:space="preserve"> </w:t>
      </w:r>
      <w:r w:rsidR="0049442E" w:rsidRPr="00832F01">
        <w:rPr>
          <w:rStyle w:val="Emphasis"/>
          <w:rFonts w:ascii="Aptos" w:hAnsi="Aptos" w:cstheme="majorHAnsi"/>
          <w:i w:val="0"/>
        </w:rPr>
        <w:t>cause</w:t>
      </w:r>
      <w:r w:rsidRPr="00832F01">
        <w:rPr>
          <w:rStyle w:val="Emphasis"/>
          <w:rFonts w:ascii="Aptos" w:hAnsi="Aptos" w:cstheme="majorHAnsi"/>
          <w:i w:val="0"/>
        </w:rPr>
        <w:t xml:space="preserve"> </w:t>
      </w:r>
      <w:r w:rsidR="0049442E" w:rsidRPr="00832F01">
        <w:rPr>
          <w:rStyle w:val="Emphasis"/>
          <w:rFonts w:ascii="Aptos" w:hAnsi="Aptos" w:cstheme="majorHAnsi"/>
          <w:i w:val="0"/>
        </w:rPr>
        <w:t>inefficient coke layer removal.</w:t>
      </w:r>
    </w:p>
    <w:p w14:paraId="402957EC" w14:textId="26FEE632" w:rsidR="0047470F" w:rsidRDefault="0047470F">
      <w:pPr>
        <w:rPr>
          <w:rStyle w:val="Emphasis"/>
          <w:rFonts w:ascii="Aptos" w:eastAsia="Times New Roman" w:hAnsi="Aptos" w:cstheme="majorHAnsi"/>
          <w:i w:val="0"/>
          <w:iCs w:val="0"/>
          <w:sz w:val="24"/>
          <w:szCs w:val="24"/>
        </w:rPr>
      </w:pPr>
      <w:r>
        <w:rPr>
          <w:rStyle w:val="Emphasis"/>
          <w:rFonts w:ascii="Aptos" w:hAnsi="Aptos" w:cstheme="majorHAnsi"/>
          <w:i w:val="0"/>
          <w:iCs w:val="0"/>
        </w:rPr>
        <w:br w:type="page"/>
      </w:r>
    </w:p>
    <w:p w14:paraId="2D0A878A" w14:textId="70480800" w:rsidR="006B2258" w:rsidRPr="00491146" w:rsidRDefault="004765CE" w:rsidP="004765CE">
      <w:pPr>
        <w:pStyle w:val="NormalWeb"/>
        <w:spacing w:line="276" w:lineRule="auto"/>
        <w:rPr>
          <w:rStyle w:val="Emphasis"/>
          <w:rFonts w:ascii="Aptos" w:hAnsi="Aptos" w:cstheme="majorHAnsi"/>
        </w:rPr>
      </w:pPr>
      <w:r w:rsidRPr="0090682B">
        <w:rPr>
          <w:rStyle w:val="Emphasis"/>
          <w:rFonts w:ascii="Aptos" w:hAnsi="Aptos" w:cstheme="majorHAnsi"/>
        </w:rPr>
        <w:lastRenderedPageBreak/>
        <w:t>3.1.</w:t>
      </w:r>
      <w:r w:rsidR="00F632AD">
        <w:rPr>
          <w:rStyle w:val="Emphasis"/>
          <w:rFonts w:ascii="Aptos" w:hAnsi="Aptos" w:cstheme="majorHAnsi"/>
        </w:rPr>
        <w:t>4</w:t>
      </w:r>
      <w:r w:rsidR="003E09EF">
        <w:rPr>
          <w:rStyle w:val="Emphasis"/>
          <w:rFonts w:ascii="Aptos" w:hAnsi="Aptos" w:cstheme="majorHAnsi"/>
        </w:rPr>
        <w:t xml:space="preserve"> </w:t>
      </w:r>
      <w:r w:rsidR="006B2258" w:rsidRPr="00AD6E9C">
        <w:rPr>
          <w:rStyle w:val="Emphasis"/>
          <w:rFonts w:ascii="Aptos" w:hAnsi="Aptos" w:cstheme="majorHAnsi"/>
        </w:rPr>
        <w:t>Online Spall Effectiveness</w:t>
      </w:r>
      <w:r w:rsidR="006B2258" w:rsidRPr="0090682B" w:rsidDel="006B2258">
        <w:rPr>
          <w:rStyle w:val="Emphasis"/>
          <w:rFonts w:ascii="Aptos" w:hAnsi="Aptos" w:cstheme="majorHAnsi"/>
        </w:rPr>
        <w:t xml:space="preserve"> </w:t>
      </w:r>
    </w:p>
    <w:p w14:paraId="4B01B231" w14:textId="0DB8DF71" w:rsidR="00AA5A39" w:rsidRPr="00AA5A39" w:rsidRDefault="00AA5A39" w:rsidP="00AA5A39">
      <w:pPr>
        <w:pStyle w:val="NormalWeb"/>
        <w:rPr>
          <w:rFonts w:ascii="Aptos" w:hAnsi="Aptos" w:cstheme="majorHAnsi"/>
        </w:rPr>
      </w:pPr>
      <w:r w:rsidRPr="00AA5A39">
        <w:rPr>
          <w:rFonts w:ascii="Aptos" w:hAnsi="Aptos" w:cstheme="majorHAnsi"/>
        </w:rPr>
        <w:t>The ability to measure spall effectiveness in real</w:t>
      </w:r>
      <w:r w:rsidR="00EA77F1">
        <w:rPr>
          <w:rFonts w:ascii="Aptos" w:hAnsi="Aptos" w:cstheme="majorHAnsi"/>
        </w:rPr>
        <w:t>-</w:t>
      </w:r>
      <w:r w:rsidRPr="00AA5A39">
        <w:rPr>
          <w:rFonts w:ascii="Aptos" w:hAnsi="Aptos" w:cstheme="majorHAnsi"/>
        </w:rPr>
        <w:t>time during a spall can greatly improve t</w:t>
      </w:r>
      <w:r w:rsidR="0027677C">
        <w:rPr>
          <w:rFonts w:ascii="Aptos" w:hAnsi="Aptos" w:cstheme="majorHAnsi"/>
        </w:rPr>
        <w:t xml:space="preserve">he effectiveness of the spall. </w:t>
      </w:r>
      <w:r w:rsidRPr="00AA5A39">
        <w:rPr>
          <w:rFonts w:ascii="Aptos" w:hAnsi="Aptos" w:cstheme="majorHAnsi"/>
        </w:rPr>
        <w:t>Monitoring the online spall effectiveness factor helps determine the need for tube shocking and the overall duration of the spall.</w:t>
      </w:r>
      <w:commentRangeStart w:id="2"/>
    </w:p>
    <w:p w14:paraId="6E3BEBD8" w14:textId="08609E7D" w:rsidR="001A26DA" w:rsidRDefault="003D5C42" w:rsidP="001A26DA">
      <w:pPr>
        <w:pStyle w:val="NormalWeb"/>
        <w:spacing w:line="276" w:lineRule="auto"/>
        <w:rPr>
          <w:rFonts w:ascii="Aptos" w:hAnsi="Aptos" w:cstheme="majorHAnsi"/>
        </w:rPr>
      </w:pPr>
      <w:r>
        <w:rPr>
          <w:rFonts w:ascii="Aptos" w:hAnsi="Aptos" w:cstheme="majorHAnsi"/>
          <w:noProof/>
        </w:rPr>
        <w:drawing>
          <wp:inline distT="0" distB="0" distL="0" distR="0" wp14:anchorId="46678AD6" wp14:editId="6E21E90C">
            <wp:extent cx="5980430" cy="2721428"/>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1676" cy="2744748"/>
                    </a:xfrm>
                    <a:prstGeom prst="rect">
                      <a:avLst/>
                    </a:prstGeom>
                    <a:noFill/>
                  </pic:spPr>
                </pic:pic>
              </a:graphicData>
            </a:graphic>
          </wp:inline>
        </w:drawing>
      </w:r>
      <w:commentRangeEnd w:id="2"/>
      <w:r w:rsidR="00AE11BC">
        <w:rPr>
          <w:rStyle w:val="CommentReference"/>
          <w:rFonts w:ascii="Aptos" w:hAnsi="Aptos" w:cstheme="majorHAnsi"/>
          <w:sz w:val="24"/>
          <w:szCs w:val="24"/>
        </w:rPr>
        <w:commentReference w:id="2"/>
      </w:r>
    </w:p>
    <w:p w14:paraId="3F81672B" w14:textId="2306EA3C" w:rsidR="000C1D7C" w:rsidRDefault="001A26DA" w:rsidP="00DC2AC7">
      <w:pPr>
        <w:pStyle w:val="NormalWeb"/>
        <w:spacing w:line="276" w:lineRule="auto"/>
        <w:jc w:val="center"/>
        <w:rPr>
          <w:rStyle w:val="Emphasis"/>
          <w:rFonts w:ascii="Aptos" w:hAnsi="Aptos" w:cstheme="majorHAnsi"/>
          <w:sz w:val="20"/>
        </w:rPr>
      </w:pPr>
      <w:r>
        <w:rPr>
          <w:rStyle w:val="Strong"/>
          <w:rFonts w:ascii="Aptos" w:hAnsi="Aptos" w:cstheme="majorHAnsi"/>
          <w:sz w:val="20"/>
        </w:rPr>
        <w:t>Figure 4</w:t>
      </w:r>
      <w:r w:rsidRPr="0090682B">
        <w:rPr>
          <w:rStyle w:val="Strong"/>
          <w:rFonts w:ascii="Aptos" w:hAnsi="Aptos" w:cstheme="majorHAnsi"/>
          <w:sz w:val="20"/>
        </w:rPr>
        <w:t>:</w:t>
      </w:r>
      <w:r w:rsidRPr="0090682B">
        <w:rPr>
          <w:rFonts w:ascii="Aptos" w:hAnsi="Aptos" w:cstheme="majorHAnsi"/>
          <w:sz w:val="20"/>
        </w:rPr>
        <w:t xml:space="preserve"> </w:t>
      </w:r>
      <w:r>
        <w:rPr>
          <w:rStyle w:val="Emphasis"/>
          <w:rFonts w:ascii="Aptos" w:hAnsi="Aptos" w:cstheme="majorHAnsi"/>
          <w:sz w:val="20"/>
        </w:rPr>
        <w:t>Online Spall Effectiveness during Spall</w:t>
      </w:r>
    </w:p>
    <w:p w14:paraId="1BA656D1" w14:textId="2ACFFC06" w:rsidR="004765CE" w:rsidRPr="0090682B" w:rsidRDefault="00560EFC" w:rsidP="004765CE">
      <w:pPr>
        <w:pStyle w:val="Heading3"/>
        <w:spacing w:line="276" w:lineRule="auto"/>
        <w:rPr>
          <w:rStyle w:val="Strong"/>
          <w:rFonts w:ascii="Aptos" w:hAnsi="Aptos" w:cstheme="majorHAnsi"/>
          <w:b/>
          <w:bCs/>
        </w:rPr>
      </w:pPr>
      <w:r w:rsidRPr="0090682B">
        <w:rPr>
          <w:rStyle w:val="Strong"/>
          <w:rFonts w:ascii="Aptos" w:hAnsi="Aptos" w:cstheme="majorHAnsi"/>
          <w:b/>
          <w:bCs/>
        </w:rPr>
        <w:t xml:space="preserve">3.2 </w:t>
      </w:r>
      <w:r w:rsidR="00745F4F">
        <w:rPr>
          <w:rStyle w:val="Strong"/>
          <w:rFonts w:ascii="Aptos" w:hAnsi="Aptos" w:cstheme="majorHAnsi"/>
          <w:b/>
        </w:rPr>
        <w:t>Impact</w:t>
      </w:r>
      <w:r w:rsidR="008A76FF">
        <w:rPr>
          <w:rStyle w:val="Strong"/>
          <w:rFonts w:ascii="Aptos" w:hAnsi="Aptos" w:cstheme="majorHAnsi"/>
          <w:b/>
        </w:rPr>
        <w:t xml:space="preserve"> </w:t>
      </w:r>
      <w:r w:rsidR="00BF39F9">
        <w:rPr>
          <w:rStyle w:val="Strong"/>
          <w:rFonts w:ascii="Aptos" w:hAnsi="Aptos" w:cstheme="majorHAnsi"/>
          <w:b/>
        </w:rPr>
        <w:t>of</w:t>
      </w:r>
      <w:r w:rsidRPr="0090682B">
        <w:rPr>
          <w:rStyle w:val="Strong"/>
          <w:rFonts w:ascii="Aptos" w:hAnsi="Aptos" w:cstheme="majorHAnsi"/>
          <w:b/>
        </w:rPr>
        <w:t xml:space="preserve"> Effective Spalling</w:t>
      </w:r>
      <w:r w:rsidR="00D60511">
        <w:rPr>
          <w:rStyle w:val="Strong"/>
          <w:rFonts w:ascii="Aptos" w:hAnsi="Aptos" w:cstheme="majorHAnsi"/>
          <w:b/>
        </w:rPr>
        <w:t xml:space="preserve"> O</w:t>
      </w:r>
      <w:r w:rsidR="007F11BD">
        <w:rPr>
          <w:rStyle w:val="Strong"/>
          <w:rFonts w:ascii="Aptos" w:hAnsi="Aptos" w:cstheme="majorHAnsi"/>
          <w:b/>
        </w:rPr>
        <w:t>n DCU Operations</w:t>
      </w:r>
    </w:p>
    <w:p w14:paraId="244AD901" w14:textId="06D00B23" w:rsidR="00CA67FF" w:rsidRDefault="00CA67FF" w:rsidP="007C5117">
      <w:pPr>
        <w:pStyle w:val="NormalWeb"/>
        <w:spacing w:line="276" w:lineRule="auto"/>
        <w:rPr>
          <w:rStyle w:val="Emphasis"/>
          <w:rFonts w:ascii="Aptos" w:hAnsi="Aptos" w:cstheme="majorHAnsi"/>
        </w:rPr>
      </w:pPr>
      <w:r>
        <w:rPr>
          <w:rStyle w:val="Emphasis"/>
          <w:rFonts w:ascii="Aptos" w:hAnsi="Aptos" w:cstheme="majorHAnsi"/>
        </w:rPr>
        <w:t>Effective spalling</w:t>
      </w:r>
      <w:r w:rsidR="00B13D98">
        <w:rPr>
          <w:rStyle w:val="Emphasis"/>
          <w:rFonts w:ascii="Aptos" w:hAnsi="Aptos" w:cstheme="majorHAnsi"/>
        </w:rPr>
        <w:t xml:space="preserve"> is the key to increased operational performance of </w:t>
      </w:r>
      <w:r w:rsidR="00C55DD3">
        <w:rPr>
          <w:rStyle w:val="Emphasis"/>
          <w:rFonts w:ascii="Aptos" w:hAnsi="Aptos" w:cstheme="majorHAnsi"/>
        </w:rPr>
        <w:t>DCUs.</w:t>
      </w:r>
      <w:r w:rsidR="00FA57E5">
        <w:rPr>
          <w:rStyle w:val="Emphasis"/>
          <w:rFonts w:ascii="Aptos" w:hAnsi="Aptos" w:cstheme="majorHAnsi"/>
        </w:rPr>
        <w:t xml:space="preserve">  </w:t>
      </w:r>
    </w:p>
    <w:p w14:paraId="40A31037" w14:textId="7AA4EDFC" w:rsidR="007C5117" w:rsidRDefault="007C5117" w:rsidP="007C5117">
      <w:pPr>
        <w:pStyle w:val="NormalWeb"/>
        <w:spacing w:line="276" w:lineRule="auto"/>
        <w:rPr>
          <w:rStyle w:val="Emphasis"/>
          <w:rFonts w:ascii="Aptos" w:hAnsi="Aptos" w:cstheme="majorHAnsi"/>
        </w:rPr>
      </w:pPr>
      <w:r w:rsidRPr="0090682B">
        <w:rPr>
          <w:rStyle w:val="Emphasis"/>
          <w:rFonts w:ascii="Aptos" w:hAnsi="Aptos" w:cstheme="majorHAnsi"/>
        </w:rPr>
        <w:t>3.2.1 Impact on Post Spall Throughput</w:t>
      </w:r>
    </w:p>
    <w:p w14:paraId="48671C2D" w14:textId="34548158" w:rsidR="007B5E01" w:rsidRDefault="00AD6E9C" w:rsidP="007C5117">
      <w:pPr>
        <w:pStyle w:val="NormalWeb"/>
        <w:spacing w:line="276" w:lineRule="auto"/>
        <w:rPr>
          <w:noProof/>
          <w:lang w:val="en-IN" w:eastAsia="en-IN"/>
        </w:rPr>
      </w:pPr>
      <w:r w:rsidRPr="0090682B">
        <w:rPr>
          <w:rFonts w:ascii="Aptos" w:hAnsi="Aptos" w:cstheme="majorHAnsi"/>
          <w:iCs/>
        </w:rPr>
        <w:t>Effective spalling directly translates into measurable throughput improvement</w:t>
      </w:r>
      <w:r w:rsidR="007B5E01">
        <w:rPr>
          <w:rFonts w:ascii="Aptos" w:hAnsi="Aptos" w:cstheme="majorHAnsi"/>
          <w:iCs/>
        </w:rPr>
        <w:t xml:space="preserve"> of 5-10%</w:t>
      </w:r>
      <w:r w:rsidRPr="0090682B">
        <w:rPr>
          <w:rFonts w:ascii="Aptos" w:hAnsi="Aptos" w:cstheme="majorHAnsi"/>
          <w:iCs/>
        </w:rPr>
        <w:t>.</w:t>
      </w:r>
      <w:r w:rsidRPr="00AD6E9C">
        <w:rPr>
          <w:rFonts w:ascii="Aptos" w:hAnsi="Aptos" w:cstheme="majorHAnsi"/>
          <w:iCs/>
        </w:rPr>
        <w:t xml:space="preserve"> </w:t>
      </w:r>
      <w:r w:rsidRPr="0090682B">
        <w:rPr>
          <w:rFonts w:ascii="Aptos" w:hAnsi="Aptos" w:cstheme="majorHAnsi"/>
          <w:iCs/>
        </w:rPr>
        <w:t>Cleaner tubes restore heat transfer efficiency, enabling higher feed rates and extended run</w:t>
      </w:r>
      <w:r w:rsidR="007F0B67">
        <w:rPr>
          <w:rFonts w:ascii="Aptos" w:hAnsi="Aptos" w:cstheme="majorHAnsi"/>
          <w:iCs/>
        </w:rPr>
        <w:t xml:space="preserve"> </w:t>
      </w:r>
      <w:r w:rsidRPr="0090682B">
        <w:rPr>
          <w:rFonts w:ascii="Aptos" w:hAnsi="Aptos" w:cstheme="majorHAnsi"/>
          <w:iCs/>
        </w:rPr>
        <w:t>length</w:t>
      </w:r>
      <w:r w:rsidR="00514C4A">
        <w:rPr>
          <w:rFonts w:ascii="Aptos" w:hAnsi="Aptos" w:cstheme="majorHAnsi"/>
          <w:iCs/>
        </w:rPr>
        <w:t>s</w:t>
      </w:r>
      <w:r w:rsidRPr="0090682B">
        <w:rPr>
          <w:rFonts w:ascii="Aptos" w:hAnsi="Aptos" w:cstheme="majorHAnsi"/>
          <w:iCs/>
        </w:rPr>
        <w:t>.</w:t>
      </w:r>
      <w:r w:rsidR="00224054" w:rsidRPr="00224054">
        <w:rPr>
          <w:noProof/>
          <w:lang w:val="en-IN" w:eastAsia="en-IN"/>
        </w:rPr>
        <w:t xml:space="preserve"> </w:t>
      </w:r>
    </w:p>
    <w:p w14:paraId="4AB1ECC4" w14:textId="66B205E3" w:rsidR="007C5117" w:rsidRPr="007B5E01" w:rsidRDefault="002B597F" w:rsidP="007C5117">
      <w:pPr>
        <w:pStyle w:val="NormalWeb"/>
        <w:spacing w:line="276" w:lineRule="auto"/>
        <w:rPr>
          <w:rStyle w:val="Emphasis"/>
          <w:i w:val="0"/>
          <w:iCs w:val="0"/>
          <w:noProof/>
          <w:lang w:val="en-IN" w:eastAsia="en-IN"/>
        </w:rPr>
      </w:pPr>
      <w:r>
        <w:rPr>
          <w:rStyle w:val="Emphasis"/>
          <w:i w:val="0"/>
          <w:iCs w:val="0"/>
          <w:noProof/>
        </w:rPr>
        <w:lastRenderedPageBreak/>
        <w:drawing>
          <wp:inline distT="0" distB="0" distL="0" distR="0" wp14:anchorId="465D27C9" wp14:editId="25D8BDB7">
            <wp:extent cx="5956300" cy="2590641"/>
            <wp:effectExtent l="0" t="0" r="635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963" cy="2595279"/>
                    </a:xfrm>
                    <a:prstGeom prst="rect">
                      <a:avLst/>
                    </a:prstGeom>
                    <a:noFill/>
                  </pic:spPr>
                </pic:pic>
              </a:graphicData>
            </a:graphic>
          </wp:inline>
        </w:drawing>
      </w:r>
    </w:p>
    <w:p w14:paraId="3F338F8C" w14:textId="0E0F452D" w:rsidR="00A14725" w:rsidRPr="00B66CEC" w:rsidRDefault="00E664EC" w:rsidP="00B66CEC">
      <w:pPr>
        <w:pStyle w:val="NormalWeb"/>
        <w:spacing w:line="276" w:lineRule="auto"/>
        <w:jc w:val="center"/>
        <w:rPr>
          <w:rStyle w:val="Emphasis"/>
          <w:rFonts w:ascii="Aptos" w:hAnsi="Aptos" w:cstheme="majorHAnsi"/>
          <w:sz w:val="20"/>
        </w:rPr>
      </w:pPr>
      <w:r>
        <w:rPr>
          <w:rStyle w:val="Strong"/>
          <w:rFonts w:ascii="Aptos" w:hAnsi="Aptos" w:cstheme="majorHAnsi"/>
          <w:sz w:val="20"/>
        </w:rPr>
        <w:t xml:space="preserve">Figure </w:t>
      </w:r>
      <w:r w:rsidR="00514C4A">
        <w:rPr>
          <w:rStyle w:val="Strong"/>
          <w:rFonts w:ascii="Aptos" w:hAnsi="Aptos" w:cstheme="majorHAnsi"/>
          <w:sz w:val="20"/>
        </w:rPr>
        <w:t>5</w:t>
      </w:r>
      <w:r w:rsidR="007C5117" w:rsidRPr="0090682B">
        <w:rPr>
          <w:rStyle w:val="Strong"/>
          <w:rFonts w:ascii="Aptos" w:hAnsi="Aptos" w:cstheme="majorHAnsi"/>
          <w:sz w:val="20"/>
        </w:rPr>
        <w:t>:</w:t>
      </w:r>
      <w:r w:rsidR="007C5117" w:rsidRPr="0090682B">
        <w:rPr>
          <w:rFonts w:ascii="Aptos" w:hAnsi="Aptos" w:cstheme="majorHAnsi"/>
          <w:sz w:val="20"/>
        </w:rPr>
        <w:t xml:space="preserve"> </w:t>
      </w:r>
      <w:r w:rsidR="007C5117" w:rsidRPr="0090682B">
        <w:rPr>
          <w:rStyle w:val="Emphasis"/>
          <w:rFonts w:ascii="Aptos" w:hAnsi="Aptos" w:cstheme="majorHAnsi"/>
          <w:sz w:val="20"/>
        </w:rPr>
        <w:t>Gain in Throughput after Effective Spall</w:t>
      </w:r>
    </w:p>
    <w:p w14:paraId="7B02E9AD" w14:textId="314BACDE" w:rsidR="002F5930" w:rsidRDefault="007C5117" w:rsidP="007C5117">
      <w:pPr>
        <w:pStyle w:val="NormalWeb"/>
        <w:spacing w:line="276" w:lineRule="auto"/>
        <w:rPr>
          <w:rStyle w:val="Emphasis"/>
          <w:rFonts w:ascii="Aptos" w:hAnsi="Aptos" w:cstheme="majorHAnsi"/>
          <w:i w:val="0"/>
        </w:rPr>
      </w:pPr>
      <w:r w:rsidRPr="0090682B">
        <w:rPr>
          <w:rStyle w:val="Emphasis"/>
          <w:rFonts w:ascii="Aptos" w:hAnsi="Aptos" w:cstheme="majorHAnsi"/>
        </w:rPr>
        <w:t>3.2.2 Impact on Coil Inlet Pressure</w:t>
      </w:r>
      <w:r w:rsidR="002F5930" w:rsidRPr="002F5930">
        <w:rPr>
          <w:rStyle w:val="Emphasis"/>
          <w:rFonts w:ascii="Aptos" w:hAnsi="Aptos" w:cstheme="majorHAnsi"/>
          <w:i w:val="0"/>
        </w:rPr>
        <w:t xml:space="preserve"> </w:t>
      </w:r>
    </w:p>
    <w:p w14:paraId="6F2B9A68" w14:textId="4ABC3749" w:rsidR="007C5117" w:rsidRPr="0090682B" w:rsidRDefault="002F5930" w:rsidP="007C5117">
      <w:pPr>
        <w:pStyle w:val="NormalWeb"/>
        <w:spacing w:line="276" w:lineRule="auto"/>
        <w:rPr>
          <w:rStyle w:val="Emphasis"/>
          <w:rFonts w:ascii="Aptos" w:hAnsi="Aptos" w:cstheme="majorHAnsi"/>
        </w:rPr>
      </w:pPr>
      <w:r w:rsidRPr="0090682B">
        <w:rPr>
          <w:rStyle w:val="Emphasis"/>
          <w:rFonts w:ascii="Aptos" w:hAnsi="Aptos" w:cstheme="majorHAnsi"/>
          <w:i w:val="0"/>
        </w:rPr>
        <w:t xml:space="preserve">A </w:t>
      </w:r>
      <w:r w:rsidR="00A14725">
        <w:rPr>
          <w:rStyle w:val="Emphasis"/>
          <w:rFonts w:ascii="Aptos" w:hAnsi="Aptos" w:cstheme="majorHAnsi"/>
          <w:i w:val="0"/>
        </w:rPr>
        <w:t xml:space="preserve">large </w:t>
      </w:r>
      <w:r w:rsidRPr="0090682B">
        <w:rPr>
          <w:rStyle w:val="Emphasis"/>
          <w:rFonts w:ascii="Aptos" w:hAnsi="Aptos" w:cstheme="majorHAnsi"/>
          <w:i w:val="0"/>
        </w:rPr>
        <w:t>reduction in normalized CIP confirms successful coke removal and reduced flow resistance.</w:t>
      </w:r>
    </w:p>
    <w:p w14:paraId="76CF6FDB" w14:textId="1BE084BC" w:rsidR="007C5117" w:rsidRPr="0090682B" w:rsidRDefault="002B597F" w:rsidP="007C5117">
      <w:pPr>
        <w:pStyle w:val="NormalWeb"/>
        <w:spacing w:line="276" w:lineRule="auto"/>
        <w:rPr>
          <w:rStyle w:val="Emphasis"/>
          <w:rFonts w:ascii="Aptos" w:hAnsi="Aptos" w:cstheme="majorHAnsi"/>
        </w:rPr>
      </w:pPr>
      <w:r>
        <w:rPr>
          <w:rStyle w:val="Emphasis"/>
          <w:rFonts w:ascii="Aptos" w:hAnsi="Aptos" w:cstheme="majorHAnsi"/>
          <w:noProof/>
        </w:rPr>
        <w:drawing>
          <wp:inline distT="0" distB="0" distL="0" distR="0" wp14:anchorId="7663C9BF" wp14:editId="1A91792B">
            <wp:extent cx="5956300" cy="25971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6300" cy="2597150"/>
                    </a:xfrm>
                    <a:prstGeom prst="rect">
                      <a:avLst/>
                    </a:prstGeom>
                    <a:noFill/>
                  </pic:spPr>
                </pic:pic>
              </a:graphicData>
            </a:graphic>
          </wp:inline>
        </w:drawing>
      </w:r>
    </w:p>
    <w:p w14:paraId="0F0309F1" w14:textId="15E46713" w:rsidR="007C5117" w:rsidRPr="0090682B" w:rsidRDefault="00E664EC" w:rsidP="0090682B">
      <w:pPr>
        <w:pStyle w:val="NormalWeb"/>
        <w:jc w:val="center"/>
        <w:rPr>
          <w:rStyle w:val="Emphasis"/>
          <w:rFonts w:ascii="Aptos" w:hAnsi="Aptos" w:cstheme="majorHAnsi"/>
          <w:sz w:val="20"/>
        </w:rPr>
      </w:pPr>
      <w:r>
        <w:rPr>
          <w:rStyle w:val="Strong"/>
          <w:rFonts w:ascii="Aptos" w:hAnsi="Aptos" w:cstheme="majorHAnsi"/>
          <w:sz w:val="20"/>
        </w:rPr>
        <w:t xml:space="preserve">Figure </w:t>
      </w:r>
      <w:r w:rsidR="006563CE">
        <w:rPr>
          <w:rStyle w:val="Strong"/>
          <w:rFonts w:ascii="Aptos" w:hAnsi="Aptos" w:cstheme="majorHAnsi"/>
          <w:sz w:val="20"/>
        </w:rPr>
        <w:t>6</w:t>
      </w:r>
      <w:r w:rsidR="007C5117" w:rsidRPr="0090682B">
        <w:rPr>
          <w:rStyle w:val="Strong"/>
          <w:rFonts w:ascii="Aptos" w:hAnsi="Aptos" w:cstheme="majorHAnsi"/>
          <w:sz w:val="20"/>
        </w:rPr>
        <w:t>:</w:t>
      </w:r>
      <w:r w:rsidR="007C5117" w:rsidRPr="0090682B">
        <w:rPr>
          <w:rFonts w:ascii="Aptos" w:hAnsi="Aptos" w:cstheme="majorHAnsi"/>
          <w:sz w:val="20"/>
        </w:rPr>
        <w:t xml:space="preserve"> </w:t>
      </w:r>
      <w:r w:rsidR="007C5117" w:rsidRPr="0090682B">
        <w:rPr>
          <w:rStyle w:val="Emphasis"/>
          <w:rFonts w:ascii="Aptos" w:hAnsi="Aptos" w:cstheme="majorHAnsi"/>
          <w:sz w:val="20"/>
        </w:rPr>
        <w:t>Reduction in Normalized CIP after Effective Spall</w:t>
      </w:r>
    </w:p>
    <w:p w14:paraId="5B4B73B6" w14:textId="48207424" w:rsidR="00D17696" w:rsidRDefault="00D17696" w:rsidP="0090682B">
      <w:pPr>
        <w:pStyle w:val="NormalWeb"/>
        <w:rPr>
          <w:rStyle w:val="Emphasis"/>
          <w:rFonts w:ascii="Aptos" w:hAnsi="Aptos" w:cstheme="majorHAnsi"/>
          <w:i w:val="0"/>
        </w:rPr>
      </w:pPr>
      <w:del w:id="3" w:author="Anshuman Pandey" w:date="2026-04-24T11:56:00Z">
        <w:r w:rsidRPr="0090682B" w:rsidDel="004F0DA6">
          <w:rPr>
            <w:rStyle w:val="Emphasis"/>
            <w:rFonts w:ascii="Aptos" w:hAnsi="Aptos" w:cstheme="majorHAnsi"/>
            <w:i w:val="0"/>
          </w:rPr>
          <w:delText xml:space="preserve"> </w:delText>
        </w:r>
      </w:del>
      <w:r w:rsidR="00B64EB4">
        <w:rPr>
          <w:rStyle w:val="Emphasis"/>
          <w:rFonts w:ascii="Aptos" w:hAnsi="Aptos" w:cstheme="majorHAnsi"/>
          <w:i w:val="0"/>
        </w:rPr>
        <w:t xml:space="preserve">Less </w:t>
      </w:r>
      <w:r w:rsidR="0052159C" w:rsidRPr="0090682B">
        <w:rPr>
          <w:rStyle w:val="Emphasis"/>
          <w:rFonts w:ascii="Aptos" w:hAnsi="Aptos" w:cstheme="majorHAnsi"/>
          <w:i w:val="0"/>
        </w:rPr>
        <w:t>effective spalls</w:t>
      </w:r>
      <w:r w:rsidR="00B919BB">
        <w:rPr>
          <w:rStyle w:val="Emphasis"/>
          <w:rFonts w:ascii="Aptos" w:hAnsi="Aptos" w:cstheme="majorHAnsi"/>
          <w:i w:val="0"/>
        </w:rPr>
        <w:t xml:space="preserve"> </w:t>
      </w:r>
      <w:r w:rsidR="00A177DB">
        <w:rPr>
          <w:rStyle w:val="Emphasis"/>
          <w:rFonts w:ascii="Aptos" w:hAnsi="Aptos" w:cstheme="majorHAnsi"/>
          <w:i w:val="0"/>
        </w:rPr>
        <w:t xml:space="preserve">(spalls with a lower </w:t>
      </w:r>
      <w:r w:rsidR="00A11C9E">
        <w:rPr>
          <w:rStyle w:val="Emphasis"/>
          <w:rFonts w:ascii="Aptos" w:hAnsi="Aptos" w:cstheme="majorHAnsi"/>
          <w:i w:val="0"/>
        </w:rPr>
        <w:t>Post-Spall Effectiveness Index) maintain</w:t>
      </w:r>
      <w:r w:rsidR="00CA1ACE">
        <w:rPr>
          <w:rStyle w:val="Emphasis"/>
          <w:rFonts w:ascii="Aptos" w:hAnsi="Aptos" w:cstheme="majorHAnsi"/>
          <w:i w:val="0"/>
        </w:rPr>
        <w:t xml:space="preserve"> </w:t>
      </w:r>
      <w:r w:rsidR="00A11C9E">
        <w:rPr>
          <w:rStyle w:val="Emphasis"/>
          <w:rFonts w:ascii="Aptos" w:hAnsi="Aptos" w:cstheme="majorHAnsi"/>
          <w:i w:val="0"/>
        </w:rPr>
        <w:t xml:space="preserve">a </w:t>
      </w:r>
      <w:r w:rsidR="0052159C" w:rsidRPr="0090682B">
        <w:rPr>
          <w:rStyle w:val="Emphasis"/>
          <w:rFonts w:ascii="Aptos" w:hAnsi="Aptos" w:cstheme="majorHAnsi"/>
          <w:i w:val="0"/>
        </w:rPr>
        <w:t>higher CIP, signaling residual fouling.</w:t>
      </w:r>
    </w:p>
    <w:p w14:paraId="060DE82A" w14:textId="77777777" w:rsidR="00DC2AC7" w:rsidRDefault="00DC2AC7" w:rsidP="0090682B">
      <w:pPr>
        <w:pStyle w:val="NormalWeb"/>
        <w:rPr>
          <w:rStyle w:val="Emphasis"/>
          <w:rFonts w:ascii="Aptos" w:hAnsi="Aptos" w:cstheme="majorHAnsi"/>
          <w:i w:val="0"/>
        </w:rPr>
      </w:pPr>
    </w:p>
    <w:p w14:paraId="6CD204AD" w14:textId="150D3650" w:rsidR="007C5117" w:rsidRPr="0090682B" w:rsidRDefault="007C5117" w:rsidP="007C5117">
      <w:pPr>
        <w:pStyle w:val="NormalWeb"/>
        <w:spacing w:line="276" w:lineRule="auto"/>
        <w:rPr>
          <w:rStyle w:val="Emphasis"/>
          <w:rFonts w:ascii="Aptos" w:hAnsi="Aptos" w:cstheme="majorHAnsi"/>
        </w:rPr>
      </w:pPr>
      <w:r w:rsidRPr="0090682B">
        <w:rPr>
          <w:rStyle w:val="Emphasis"/>
          <w:rFonts w:ascii="Aptos" w:hAnsi="Aptos" w:cstheme="majorHAnsi"/>
        </w:rPr>
        <w:lastRenderedPageBreak/>
        <w:t>3.2.3 Impact on Tube Metal Temperature</w:t>
      </w:r>
    </w:p>
    <w:p w14:paraId="500A512A" w14:textId="7D6F57B8" w:rsidR="007C5117" w:rsidRPr="0090682B" w:rsidRDefault="00C63F15" w:rsidP="007C5117">
      <w:pPr>
        <w:pStyle w:val="NormalWeb"/>
        <w:spacing w:line="276" w:lineRule="auto"/>
        <w:rPr>
          <w:rStyle w:val="Emphasis"/>
          <w:rFonts w:ascii="Aptos" w:hAnsi="Aptos" w:cstheme="majorHAnsi"/>
        </w:rPr>
      </w:pPr>
      <w:r>
        <w:rPr>
          <w:rStyle w:val="Emphasis"/>
          <w:rFonts w:ascii="Aptos" w:hAnsi="Aptos" w:cstheme="majorHAnsi"/>
          <w:noProof/>
        </w:rPr>
        <w:drawing>
          <wp:inline distT="0" distB="0" distL="0" distR="0" wp14:anchorId="16C89C48" wp14:editId="6E314EE6">
            <wp:extent cx="5910943" cy="275975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8011" cy="2763054"/>
                    </a:xfrm>
                    <a:prstGeom prst="rect">
                      <a:avLst/>
                    </a:prstGeom>
                    <a:noFill/>
                  </pic:spPr>
                </pic:pic>
              </a:graphicData>
            </a:graphic>
          </wp:inline>
        </w:drawing>
      </w:r>
    </w:p>
    <w:p w14:paraId="36D89CE3" w14:textId="69C08710" w:rsidR="007C5117" w:rsidRPr="0090682B" w:rsidRDefault="00E664EC" w:rsidP="007C5117">
      <w:pPr>
        <w:pStyle w:val="NormalWeb"/>
        <w:spacing w:line="276" w:lineRule="auto"/>
        <w:jc w:val="center"/>
        <w:rPr>
          <w:rStyle w:val="Emphasis"/>
          <w:rFonts w:ascii="Aptos" w:hAnsi="Aptos" w:cstheme="majorHAnsi"/>
          <w:sz w:val="20"/>
        </w:rPr>
      </w:pPr>
      <w:r>
        <w:rPr>
          <w:rStyle w:val="Strong"/>
          <w:rFonts w:ascii="Aptos" w:hAnsi="Aptos" w:cstheme="majorHAnsi"/>
          <w:sz w:val="20"/>
        </w:rPr>
        <w:t xml:space="preserve">Figure </w:t>
      </w:r>
      <w:r w:rsidR="006563CE">
        <w:rPr>
          <w:rStyle w:val="Strong"/>
          <w:rFonts w:ascii="Aptos" w:hAnsi="Aptos" w:cstheme="majorHAnsi"/>
          <w:sz w:val="20"/>
        </w:rPr>
        <w:t>7</w:t>
      </w:r>
      <w:r w:rsidR="007C5117" w:rsidRPr="0090682B">
        <w:rPr>
          <w:rStyle w:val="Strong"/>
          <w:rFonts w:ascii="Aptos" w:hAnsi="Aptos" w:cstheme="majorHAnsi"/>
          <w:sz w:val="20"/>
        </w:rPr>
        <w:t>:</w:t>
      </w:r>
      <w:r w:rsidR="007C5117" w:rsidRPr="0090682B">
        <w:rPr>
          <w:rFonts w:ascii="Aptos" w:hAnsi="Aptos" w:cstheme="majorHAnsi"/>
          <w:sz w:val="20"/>
        </w:rPr>
        <w:t xml:space="preserve"> </w:t>
      </w:r>
      <w:r w:rsidR="007C5117" w:rsidRPr="0090682B">
        <w:rPr>
          <w:rStyle w:val="Emphasis"/>
          <w:rFonts w:ascii="Aptos" w:hAnsi="Aptos" w:cstheme="majorHAnsi"/>
          <w:sz w:val="20"/>
        </w:rPr>
        <w:t>Drop in TMT value after Effective Spall</w:t>
      </w:r>
    </w:p>
    <w:p w14:paraId="4E0318C7" w14:textId="68C8D247" w:rsidR="00B34BAF" w:rsidRPr="0090682B" w:rsidRDefault="00CA005F" w:rsidP="0052159C">
      <w:pPr>
        <w:pStyle w:val="NormalWeb"/>
        <w:spacing w:line="276" w:lineRule="auto"/>
        <w:rPr>
          <w:rStyle w:val="Emphasis"/>
          <w:rFonts w:ascii="Aptos" w:hAnsi="Aptos" w:cstheme="majorHAnsi"/>
          <w:i w:val="0"/>
        </w:rPr>
      </w:pPr>
      <w:r>
        <w:rPr>
          <w:rStyle w:val="Emphasis"/>
          <w:rFonts w:ascii="Aptos" w:hAnsi="Aptos" w:cstheme="majorHAnsi"/>
          <w:i w:val="0"/>
        </w:rPr>
        <w:t>As expected</w:t>
      </w:r>
      <w:r w:rsidR="0022621A">
        <w:rPr>
          <w:rStyle w:val="Emphasis"/>
          <w:rFonts w:ascii="Aptos" w:hAnsi="Aptos" w:cstheme="majorHAnsi"/>
          <w:i w:val="0"/>
        </w:rPr>
        <w:t>, p</w:t>
      </w:r>
      <w:r w:rsidR="0052159C" w:rsidRPr="0090682B">
        <w:rPr>
          <w:rStyle w:val="Emphasis"/>
          <w:rFonts w:ascii="Aptos" w:hAnsi="Aptos" w:cstheme="majorHAnsi"/>
          <w:i w:val="0"/>
        </w:rPr>
        <w:t>ost-spall TMT decreases due to improved heat transfer from cleaner tube surfaces.</w:t>
      </w:r>
      <w:r w:rsidR="00DA3029" w:rsidRPr="0090682B">
        <w:rPr>
          <w:rStyle w:val="Emphasis"/>
          <w:rFonts w:ascii="Aptos" w:hAnsi="Aptos" w:cstheme="majorHAnsi"/>
          <w:i w:val="0"/>
        </w:rPr>
        <w:t xml:space="preserve"> </w:t>
      </w:r>
      <w:r w:rsidR="0022621A">
        <w:rPr>
          <w:rStyle w:val="Emphasis"/>
          <w:rFonts w:ascii="Aptos" w:hAnsi="Aptos" w:cstheme="majorHAnsi"/>
          <w:i w:val="0"/>
        </w:rPr>
        <w:t xml:space="preserve">While </w:t>
      </w:r>
      <w:r w:rsidR="00156AD4">
        <w:rPr>
          <w:rStyle w:val="Emphasis"/>
          <w:rFonts w:ascii="Aptos" w:hAnsi="Aptos" w:cstheme="majorHAnsi"/>
          <w:i w:val="0"/>
        </w:rPr>
        <w:t>this can be an indicator</w:t>
      </w:r>
      <w:r w:rsidR="00CA1ACE">
        <w:rPr>
          <w:rStyle w:val="Emphasis"/>
          <w:rFonts w:ascii="Aptos" w:hAnsi="Aptos" w:cstheme="majorHAnsi"/>
          <w:i w:val="0"/>
        </w:rPr>
        <w:t xml:space="preserve"> </w:t>
      </w:r>
      <w:r w:rsidR="0052159C" w:rsidRPr="0090682B">
        <w:rPr>
          <w:rStyle w:val="Emphasis"/>
          <w:rFonts w:ascii="Aptos" w:hAnsi="Aptos" w:cstheme="majorHAnsi"/>
          <w:i w:val="0"/>
        </w:rPr>
        <w:t>of furnace cleanliness improvement</w:t>
      </w:r>
      <w:r w:rsidR="008A76FF">
        <w:rPr>
          <w:rStyle w:val="Emphasis"/>
          <w:rFonts w:ascii="Aptos" w:hAnsi="Aptos" w:cstheme="majorHAnsi"/>
          <w:i w:val="0"/>
        </w:rPr>
        <w:t xml:space="preserve"> and spall efficiency</w:t>
      </w:r>
      <w:r w:rsidR="00C73B4E">
        <w:rPr>
          <w:rStyle w:val="Emphasis"/>
          <w:rFonts w:ascii="Aptos" w:hAnsi="Aptos" w:cstheme="majorHAnsi"/>
          <w:i w:val="0"/>
        </w:rPr>
        <w:t>, it does</w:t>
      </w:r>
      <w:r w:rsidR="002078D5">
        <w:rPr>
          <w:rStyle w:val="Emphasis"/>
          <w:rFonts w:ascii="Aptos" w:hAnsi="Aptos" w:cstheme="majorHAnsi"/>
          <w:i w:val="0"/>
        </w:rPr>
        <w:t xml:space="preserve"> not provide </w:t>
      </w:r>
      <w:r w:rsidR="00EE70EC">
        <w:rPr>
          <w:rStyle w:val="Emphasis"/>
          <w:rFonts w:ascii="Aptos" w:hAnsi="Aptos" w:cstheme="majorHAnsi"/>
          <w:i w:val="0"/>
        </w:rPr>
        <w:t>a</w:t>
      </w:r>
      <w:r w:rsidR="002078D5">
        <w:rPr>
          <w:rStyle w:val="Emphasis"/>
          <w:rFonts w:ascii="Aptos" w:hAnsi="Aptos" w:cstheme="majorHAnsi"/>
          <w:i w:val="0"/>
        </w:rPr>
        <w:t xml:space="preserve"> complete picture</w:t>
      </w:r>
      <w:r w:rsidR="000E084E">
        <w:rPr>
          <w:rStyle w:val="Emphasis"/>
          <w:rFonts w:ascii="Aptos" w:hAnsi="Aptos" w:cstheme="majorHAnsi"/>
          <w:i w:val="0"/>
        </w:rPr>
        <w:t xml:space="preserve"> as other factors </w:t>
      </w:r>
      <w:r w:rsidR="00880DB4">
        <w:rPr>
          <w:rStyle w:val="Emphasis"/>
          <w:rFonts w:ascii="Aptos" w:hAnsi="Aptos" w:cstheme="majorHAnsi"/>
          <w:i w:val="0"/>
        </w:rPr>
        <w:t>influence post</w:t>
      </w:r>
      <w:ins w:id="4" w:author="Anshuman Pandey" w:date="2026-04-24T11:58:00Z">
        <w:r w:rsidR="00E76618">
          <w:rPr>
            <w:rStyle w:val="Emphasis"/>
            <w:rFonts w:ascii="Aptos" w:hAnsi="Aptos" w:cstheme="majorHAnsi"/>
            <w:i w:val="0"/>
          </w:rPr>
          <w:t>-</w:t>
        </w:r>
      </w:ins>
      <w:del w:id="5" w:author="Anshuman Pandey" w:date="2026-04-24T11:58:00Z">
        <w:r w:rsidR="00880DB4" w:rsidDel="00E76618">
          <w:rPr>
            <w:rStyle w:val="Emphasis"/>
            <w:rFonts w:ascii="Aptos" w:hAnsi="Aptos" w:cstheme="majorHAnsi"/>
            <w:i w:val="0"/>
          </w:rPr>
          <w:delText xml:space="preserve"> </w:delText>
        </w:r>
      </w:del>
      <w:r w:rsidR="00880DB4">
        <w:rPr>
          <w:rStyle w:val="Emphasis"/>
          <w:rFonts w:ascii="Aptos" w:hAnsi="Aptos" w:cstheme="majorHAnsi"/>
          <w:i w:val="0"/>
        </w:rPr>
        <w:t>spall operation</w:t>
      </w:r>
      <w:r w:rsidR="0052159C" w:rsidRPr="0090682B">
        <w:rPr>
          <w:rStyle w:val="Emphasis"/>
          <w:rFonts w:ascii="Aptos" w:hAnsi="Aptos" w:cstheme="majorHAnsi"/>
          <w:i w:val="0"/>
        </w:rPr>
        <w:t>.</w:t>
      </w:r>
    </w:p>
    <w:p w14:paraId="5C001640" w14:textId="3EDD6137" w:rsidR="00CD7FD3" w:rsidRDefault="003A36DC" w:rsidP="0090682B">
      <w:pPr>
        <w:pStyle w:val="NormalWeb"/>
        <w:rPr>
          <w:rFonts w:ascii="Aptos" w:hAnsi="Aptos" w:cstheme="majorHAnsi"/>
        </w:rPr>
      </w:pPr>
      <w:r>
        <w:rPr>
          <w:rFonts w:ascii="Aptos" w:hAnsi="Aptos" w:cstheme="majorHAnsi"/>
        </w:rPr>
        <w:pict w14:anchorId="79CCF92E">
          <v:rect id="_x0000_i1029" style="width:0;height:1.5pt" o:hralign="center" o:bullet="t" o:hrstd="t" o:hr="t" fillcolor="#a0a0a0" stroked="f"/>
        </w:pict>
      </w:r>
    </w:p>
    <w:p w14:paraId="59F29D9F" w14:textId="1F151D62" w:rsidR="00DC2AC7" w:rsidRPr="0090682B" w:rsidRDefault="00DC2AC7" w:rsidP="00DC2AC7">
      <w:pPr>
        <w:pStyle w:val="Heading2"/>
        <w:spacing w:line="276" w:lineRule="auto"/>
        <w:rPr>
          <w:rFonts w:ascii="Aptos" w:hAnsi="Aptos" w:cstheme="majorHAnsi"/>
        </w:rPr>
      </w:pPr>
      <w:r w:rsidRPr="0090682B">
        <w:rPr>
          <w:rStyle w:val="Strong"/>
          <w:rFonts w:ascii="Aptos" w:hAnsi="Aptos" w:cstheme="majorHAnsi"/>
          <w:b/>
          <w:bCs/>
        </w:rPr>
        <w:t>4</w:t>
      </w:r>
      <w:r w:rsidRPr="00AB3738">
        <w:rPr>
          <w:rStyle w:val="Strong"/>
          <w:rFonts w:ascii="Aptos" w:hAnsi="Aptos" w:cstheme="majorHAnsi"/>
          <w:b/>
          <w:bCs/>
        </w:rPr>
        <w:t xml:space="preserve">. </w:t>
      </w:r>
      <w:r w:rsidR="00AB3738" w:rsidRPr="00AB3738">
        <w:rPr>
          <w:rFonts w:ascii="Aptos" w:hAnsi="Aptos"/>
        </w:rPr>
        <w:t>Real-Time Spall Effectiveness Monitoring and Decision Support</w:t>
      </w:r>
    </w:p>
    <w:p w14:paraId="1732B83E" w14:textId="4AA71179" w:rsidR="00204E89" w:rsidRDefault="000969F5" w:rsidP="000969F5">
      <w:pPr>
        <w:pStyle w:val="NormalWeb"/>
        <w:spacing w:line="276" w:lineRule="auto"/>
        <w:rPr>
          <w:rStyle w:val="Emphasis"/>
          <w:rFonts w:ascii="Aptos" w:hAnsi="Aptos" w:cstheme="majorHAnsi"/>
          <w:i w:val="0"/>
        </w:rPr>
      </w:pPr>
      <w:r w:rsidRPr="000969F5">
        <w:rPr>
          <w:rStyle w:val="Emphasis"/>
          <w:rFonts w:ascii="Aptos" w:hAnsi="Aptos" w:cstheme="majorHAnsi"/>
          <w:i w:val="0"/>
        </w:rPr>
        <w:t xml:space="preserve">The post-spall and online spall effectiveness indices, implemented as KPIs within the DCU operating dashboard, provide both real-time monitoring and post-analysis capabilities to improve spalling performance. These indices enable operators to track spall progression, adjust operating parameters dynamically, identify the need for tube shocking, and determine optimal termination timing. Field application across multiple DCUs has consistently demonstrated enhanced spalling effectiveness, with </w:t>
      </w:r>
      <w:proofErr w:type="spellStart"/>
      <w:r w:rsidRPr="000969F5">
        <w:rPr>
          <w:rStyle w:val="Emphasis"/>
          <w:rFonts w:ascii="Aptos" w:hAnsi="Aptos" w:cstheme="majorHAnsi"/>
          <w:i w:val="0"/>
        </w:rPr>
        <w:t>Ingenero’s</w:t>
      </w:r>
      <w:proofErr w:type="spellEnd"/>
      <w:r w:rsidRPr="000969F5">
        <w:rPr>
          <w:rStyle w:val="Emphasis"/>
          <w:rFonts w:ascii="Aptos" w:hAnsi="Aptos" w:cstheme="majorHAnsi"/>
          <w:i w:val="0"/>
        </w:rPr>
        <w:t xml:space="preserve"> monitoring models reducing average spall duration by approximately 3–4 hours, leading to improved operational efficiency and overall profitability.</w:t>
      </w:r>
      <w:r w:rsidR="000E44BA" w:rsidRPr="000E44BA">
        <w:t xml:space="preserve"> </w:t>
      </w:r>
      <w:r w:rsidR="004B2EC3" w:rsidRPr="004B2EC3">
        <w:rPr>
          <w:rStyle w:val="Emphasis"/>
          <w:rFonts w:ascii="Aptos" w:hAnsi="Aptos" w:cstheme="majorHAnsi"/>
          <w:i w:val="0"/>
        </w:rPr>
        <w:t>To illustrate the implementation approach, a representative mock-up of the spall monitoring screen is shown. The displayed screen is indicative</w:t>
      </w:r>
      <w:del w:id="6" w:author="Anshuman Pandey" w:date="2026-04-24T11:55:00Z">
        <w:r w:rsidR="004B2EC3" w:rsidRPr="004B2EC3" w:rsidDel="00CE5F0B">
          <w:rPr>
            <w:rStyle w:val="Emphasis"/>
            <w:rFonts w:ascii="Aptos" w:hAnsi="Aptos" w:cstheme="majorHAnsi"/>
            <w:i w:val="0"/>
          </w:rPr>
          <w:delText xml:space="preserve"> in nature</w:delText>
        </w:r>
      </w:del>
      <w:r w:rsidR="004B2EC3" w:rsidRPr="004B2EC3">
        <w:rPr>
          <w:rStyle w:val="Emphasis"/>
          <w:rFonts w:ascii="Aptos" w:hAnsi="Aptos" w:cstheme="majorHAnsi"/>
          <w:i w:val="0"/>
        </w:rPr>
        <w:t xml:space="preserve">; actual values and configurations </w:t>
      </w:r>
      <w:ins w:id="7" w:author="Akash Anand" w:date="2026-04-24T23:02:00Z">
        <w:r w:rsidR="00D64B3C" w:rsidRPr="00D64B3C">
          <w:rPr>
            <w:rStyle w:val="Emphasis"/>
            <w:rFonts w:ascii="Aptos" w:hAnsi="Aptos" w:cstheme="majorHAnsi"/>
            <w:i w:val="0"/>
          </w:rPr>
          <w:t>will vary according to in</w:t>
        </w:r>
        <w:bookmarkStart w:id="8" w:name="_GoBack"/>
        <w:bookmarkEnd w:id="8"/>
        <w:r w:rsidR="00D64B3C" w:rsidRPr="00D64B3C">
          <w:rPr>
            <w:rStyle w:val="Emphasis"/>
            <w:rFonts w:ascii="Aptos" w:hAnsi="Aptos" w:cstheme="majorHAnsi"/>
            <w:i w:val="0"/>
          </w:rPr>
          <w:t xml:space="preserve">dividual DCUs and owner </w:t>
        </w:r>
        <w:r w:rsidR="00D64B3C">
          <w:rPr>
            <w:rStyle w:val="Emphasis"/>
            <w:rFonts w:ascii="Aptos" w:hAnsi="Aptos" w:cstheme="majorHAnsi"/>
            <w:i w:val="0"/>
          </w:rPr>
          <w:t xml:space="preserve">requirement. </w:t>
        </w:r>
      </w:ins>
      <w:del w:id="9" w:author="Akash Anand" w:date="2026-04-24T23:02:00Z">
        <w:r w:rsidR="004B2EC3" w:rsidRPr="004B2EC3" w:rsidDel="00D64B3C">
          <w:rPr>
            <w:rStyle w:val="Emphasis"/>
            <w:rFonts w:ascii="Aptos" w:hAnsi="Aptos" w:cstheme="majorHAnsi"/>
            <w:i w:val="0"/>
          </w:rPr>
          <w:delText>may vary across affiliates.</w:delText>
        </w:r>
      </w:del>
    </w:p>
    <w:p w14:paraId="26ECC9BA" w14:textId="07AC0E1A" w:rsidR="00204E89" w:rsidRDefault="00934015" w:rsidP="000969F5">
      <w:pPr>
        <w:pStyle w:val="NormalWeb"/>
        <w:spacing w:line="276" w:lineRule="auto"/>
        <w:rPr>
          <w:rStyle w:val="Emphasis"/>
          <w:rFonts w:ascii="Aptos" w:hAnsi="Aptos" w:cstheme="majorHAnsi"/>
          <w:i w:val="0"/>
        </w:rPr>
      </w:pPr>
      <w:r w:rsidRPr="00934015">
        <w:rPr>
          <w:rStyle w:val="Emphasis"/>
          <w:rFonts w:ascii="Aptos" w:hAnsi="Aptos" w:cstheme="majorHAnsi"/>
          <w:i w:val="0"/>
          <w:noProof/>
        </w:rPr>
        <w:lastRenderedPageBreak/>
        <w:drawing>
          <wp:inline distT="0" distB="0" distL="0" distR="0" wp14:anchorId="4EEE1FA6" wp14:editId="10192C1C">
            <wp:extent cx="5943600" cy="3342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2005"/>
                    </a:xfrm>
                    <a:prstGeom prst="rect">
                      <a:avLst/>
                    </a:prstGeom>
                  </pic:spPr>
                </pic:pic>
              </a:graphicData>
            </a:graphic>
          </wp:inline>
        </w:drawing>
      </w:r>
    </w:p>
    <w:p w14:paraId="7407E80E" w14:textId="01FC13C1" w:rsidR="00204E89" w:rsidRPr="0090682B" w:rsidRDefault="00204E89" w:rsidP="00204E89">
      <w:pPr>
        <w:pStyle w:val="NormalWeb"/>
        <w:spacing w:line="276" w:lineRule="auto"/>
        <w:jc w:val="center"/>
        <w:rPr>
          <w:rStyle w:val="Emphasis"/>
          <w:rFonts w:ascii="Aptos" w:hAnsi="Aptos" w:cstheme="majorHAnsi"/>
          <w:sz w:val="20"/>
        </w:rPr>
      </w:pPr>
      <w:r>
        <w:rPr>
          <w:rStyle w:val="Strong"/>
          <w:rFonts w:ascii="Aptos" w:hAnsi="Aptos" w:cstheme="majorHAnsi"/>
          <w:sz w:val="20"/>
        </w:rPr>
        <w:t>Figure 8</w:t>
      </w:r>
      <w:r w:rsidRPr="0090682B">
        <w:rPr>
          <w:rStyle w:val="Strong"/>
          <w:rFonts w:ascii="Aptos" w:hAnsi="Aptos" w:cstheme="majorHAnsi"/>
          <w:sz w:val="20"/>
        </w:rPr>
        <w:t>:</w:t>
      </w:r>
      <w:r w:rsidRPr="0090682B">
        <w:rPr>
          <w:rFonts w:ascii="Aptos" w:hAnsi="Aptos" w:cstheme="majorHAnsi"/>
          <w:sz w:val="20"/>
        </w:rPr>
        <w:t xml:space="preserve"> </w:t>
      </w:r>
      <w:r>
        <w:rPr>
          <w:rFonts w:ascii="Aptos" w:hAnsi="Aptos" w:cstheme="majorHAnsi"/>
          <w:sz w:val="20"/>
        </w:rPr>
        <w:t>Delayed Coker Unit Spall Screen (Sample)</w:t>
      </w:r>
    </w:p>
    <w:p w14:paraId="055D145B" w14:textId="77777777" w:rsidR="00204E89" w:rsidRDefault="00204E89" w:rsidP="000969F5">
      <w:pPr>
        <w:pStyle w:val="NormalWeb"/>
        <w:spacing w:line="276" w:lineRule="auto"/>
        <w:rPr>
          <w:rStyle w:val="Emphasis"/>
          <w:rFonts w:ascii="Aptos" w:hAnsi="Aptos" w:cstheme="majorHAnsi"/>
          <w:i w:val="0"/>
        </w:rPr>
      </w:pPr>
    </w:p>
    <w:p w14:paraId="4DE74C34" w14:textId="0FD2D973" w:rsidR="00DC2AC7" w:rsidRPr="000969F5" w:rsidRDefault="003A36DC" w:rsidP="000969F5">
      <w:pPr>
        <w:pStyle w:val="NormalWeb"/>
        <w:spacing w:line="276" w:lineRule="auto"/>
        <w:rPr>
          <w:rStyle w:val="Emphasis"/>
          <w:rFonts w:ascii="Aptos" w:hAnsi="Aptos"/>
          <w:i w:val="0"/>
        </w:rPr>
      </w:pPr>
      <w:r>
        <w:rPr>
          <w:rStyle w:val="Emphasis"/>
          <w:rFonts w:ascii="Aptos" w:hAnsi="Aptos"/>
          <w:i w:val="0"/>
        </w:rPr>
        <w:pict w14:anchorId="61141190">
          <v:rect id="_x0000_i1030" style="width:0;height:1.5pt" o:hralign="center" o:hrstd="t" o:hr="t" fillcolor="#a0a0a0" stroked="f"/>
        </w:pict>
      </w:r>
    </w:p>
    <w:p w14:paraId="0A627A42" w14:textId="6F50E253" w:rsidR="00CD7FD3" w:rsidRPr="0090682B" w:rsidRDefault="00DC2AC7" w:rsidP="002D2B7D">
      <w:pPr>
        <w:pStyle w:val="Heading2"/>
        <w:spacing w:line="276" w:lineRule="auto"/>
        <w:rPr>
          <w:rFonts w:ascii="Aptos" w:hAnsi="Aptos" w:cstheme="majorHAnsi"/>
        </w:rPr>
      </w:pPr>
      <w:r>
        <w:rPr>
          <w:rStyle w:val="Strong"/>
          <w:rFonts w:ascii="Aptos" w:hAnsi="Aptos" w:cstheme="majorHAnsi"/>
          <w:b/>
          <w:bCs/>
        </w:rPr>
        <w:t>5</w:t>
      </w:r>
      <w:r w:rsidR="00CD7FD3" w:rsidRPr="0090682B">
        <w:rPr>
          <w:rStyle w:val="Strong"/>
          <w:rFonts w:ascii="Aptos" w:hAnsi="Aptos" w:cstheme="majorHAnsi"/>
          <w:b/>
          <w:bCs/>
        </w:rPr>
        <w:t xml:space="preserve">. </w:t>
      </w:r>
      <w:r w:rsidR="006B3A8C" w:rsidRPr="0090682B">
        <w:rPr>
          <w:rStyle w:val="Strong"/>
          <w:rFonts w:ascii="Aptos" w:hAnsi="Aptos" w:cstheme="majorHAnsi"/>
          <w:b/>
          <w:bCs/>
        </w:rPr>
        <w:t>Summary</w:t>
      </w:r>
    </w:p>
    <w:p w14:paraId="28899326" w14:textId="77777777" w:rsidR="001B1306" w:rsidRDefault="001B1306" w:rsidP="001B1306">
      <w:pPr>
        <w:pStyle w:val="NormalWeb"/>
        <w:numPr>
          <w:ilvl w:val="0"/>
          <w:numId w:val="35"/>
        </w:numPr>
        <w:spacing w:line="276" w:lineRule="auto"/>
        <w:rPr>
          <w:rFonts w:ascii="Aptos" w:hAnsi="Aptos" w:cstheme="majorHAnsi"/>
        </w:rPr>
      </w:pPr>
      <w:r w:rsidRPr="0090682B">
        <w:rPr>
          <w:rFonts w:ascii="Aptos" w:hAnsi="Aptos" w:cstheme="majorHAnsi"/>
        </w:rPr>
        <w:t>Spall duration alone is not a key driver; extending duration beyond optimal provides minimal additional benefit.</w:t>
      </w:r>
    </w:p>
    <w:p w14:paraId="1AA3BF93" w14:textId="7C4ACE96" w:rsidR="00EC38F6" w:rsidRPr="0090682B" w:rsidRDefault="00EC38F6" w:rsidP="001B1306">
      <w:pPr>
        <w:pStyle w:val="NormalWeb"/>
        <w:numPr>
          <w:ilvl w:val="0"/>
          <w:numId w:val="35"/>
        </w:numPr>
        <w:spacing w:line="276" w:lineRule="auto"/>
        <w:rPr>
          <w:rFonts w:ascii="Aptos" w:hAnsi="Aptos" w:cstheme="majorHAnsi"/>
        </w:rPr>
      </w:pPr>
      <w:r>
        <w:rPr>
          <w:rFonts w:ascii="Aptos" w:hAnsi="Aptos" w:cstheme="majorHAnsi"/>
        </w:rPr>
        <w:t>A 3</w:t>
      </w:r>
      <w:r w:rsidR="00C4297B">
        <w:rPr>
          <w:rFonts w:ascii="Aptos" w:hAnsi="Aptos" w:cstheme="majorHAnsi"/>
        </w:rPr>
        <w:t>-4</w:t>
      </w:r>
      <w:r w:rsidR="004A7844">
        <w:rPr>
          <w:rFonts w:ascii="Aptos" w:hAnsi="Aptos" w:cstheme="majorHAnsi"/>
        </w:rPr>
        <w:t xml:space="preserve"> </w:t>
      </w:r>
      <w:r w:rsidR="00C4297B">
        <w:rPr>
          <w:rFonts w:ascii="Aptos" w:hAnsi="Aptos" w:cstheme="majorHAnsi"/>
        </w:rPr>
        <w:t>hour</w:t>
      </w:r>
      <w:r>
        <w:rPr>
          <w:rFonts w:ascii="Aptos" w:hAnsi="Aptos" w:cstheme="majorHAnsi"/>
        </w:rPr>
        <w:t xml:space="preserve"> reduction in </w:t>
      </w:r>
      <w:r w:rsidR="00C4297B">
        <w:rPr>
          <w:rFonts w:ascii="Aptos" w:hAnsi="Aptos" w:cstheme="majorHAnsi"/>
        </w:rPr>
        <w:t>average spall time has been demonstrated</w:t>
      </w:r>
      <w:r w:rsidR="004A7844">
        <w:rPr>
          <w:rFonts w:ascii="Aptos" w:hAnsi="Aptos" w:cstheme="majorHAnsi"/>
        </w:rPr>
        <w:t xml:space="preserve"> in commercial operation</w:t>
      </w:r>
      <w:r w:rsidR="00896ABE">
        <w:rPr>
          <w:rFonts w:ascii="Aptos" w:hAnsi="Aptos" w:cstheme="majorHAnsi"/>
        </w:rPr>
        <w:t xml:space="preserve"> for a number of DCUs</w:t>
      </w:r>
      <w:r w:rsidR="002554FF">
        <w:rPr>
          <w:rFonts w:ascii="Aptos" w:hAnsi="Aptos" w:cstheme="majorHAnsi"/>
        </w:rPr>
        <w:t xml:space="preserve"> using </w:t>
      </w:r>
      <w:proofErr w:type="spellStart"/>
      <w:r w:rsidR="002554FF">
        <w:rPr>
          <w:rFonts w:ascii="Aptos" w:hAnsi="Aptos" w:cstheme="majorHAnsi"/>
        </w:rPr>
        <w:t>Ingenero’s</w:t>
      </w:r>
      <w:proofErr w:type="spellEnd"/>
      <w:r w:rsidR="002554FF">
        <w:rPr>
          <w:rFonts w:ascii="Aptos" w:hAnsi="Aptos" w:cstheme="majorHAnsi"/>
        </w:rPr>
        <w:t xml:space="preserve"> </w:t>
      </w:r>
      <w:r w:rsidR="00834143">
        <w:rPr>
          <w:rFonts w:ascii="Aptos" w:hAnsi="Aptos" w:cstheme="majorHAnsi"/>
        </w:rPr>
        <w:t>Online Spall Effectiveness Index.</w:t>
      </w:r>
    </w:p>
    <w:p w14:paraId="6F48FD6C" w14:textId="7D6F0C7A" w:rsidR="0052159C" w:rsidRPr="0090682B" w:rsidRDefault="0052159C" w:rsidP="0090682B">
      <w:pPr>
        <w:pStyle w:val="NormalWeb"/>
        <w:numPr>
          <w:ilvl w:val="0"/>
          <w:numId w:val="35"/>
        </w:numPr>
        <w:spacing w:line="276" w:lineRule="auto"/>
        <w:rPr>
          <w:rFonts w:ascii="Aptos" w:hAnsi="Aptos" w:cstheme="majorHAnsi"/>
        </w:rPr>
      </w:pPr>
      <w:r w:rsidRPr="0090682B">
        <w:rPr>
          <w:rFonts w:ascii="Aptos" w:hAnsi="Aptos" w:cstheme="majorHAnsi"/>
        </w:rPr>
        <w:t xml:space="preserve">Spall effectiveness is primarily driven by maintaining adequate TMT hold duration, with &gt;75% hold </w:t>
      </w:r>
      <w:r w:rsidR="00746624">
        <w:rPr>
          <w:rFonts w:ascii="Aptos" w:hAnsi="Aptos" w:cstheme="majorHAnsi"/>
        </w:rPr>
        <w:t xml:space="preserve">duration </w:t>
      </w:r>
      <w:r w:rsidRPr="0090682B">
        <w:rPr>
          <w:rFonts w:ascii="Aptos" w:hAnsi="Aptos" w:cstheme="majorHAnsi"/>
        </w:rPr>
        <w:t xml:space="preserve">above </w:t>
      </w:r>
      <w:r w:rsidR="0083269F">
        <w:rPr>
          <w:rFonts w:ascii="Aptos" w:hAnsi="Aptos" w:cstheme="majorHAnsi"/>
        </w:rPr>
        <w:t xml:space="preserve">a threshold </w:t>
      </w:r>
      <w:r w:rsidRPr="0090682B">
        <w:rPr>
          <w:rFonts w:ascii="Aptos" w:hAnsi="Aptos" w:cstheme="majorHAnsi"/>
        </w:rPr>
        <w:t>temperature yielding the best results.</w:t>
      </w:r>
    </w:p>
    <w:p w14:paraId="5E2F148A" w14:textId="3A024C94" w:rsidR="0052159C" w:rsidRPr="0090682B" w:rsidRDefault="0052159C" w:rsidP="0090682B">
      <w:pPr>
        <w:pStyle w:val="NormalWeb"/>
        <w:numPr>
          <w:ilvl w:val="0"/>
          <w:numId w:val="35"/>
        </w:numPr>
        <w:spacing w:line="276" w:lineRule="auto"/>
        <w:rPr>
          <w:rFonts w:ascii="Aptos" w:hAnsi="Aptos" w:cstheme="majorHAnsi"/>
        </w:rPr>
      </w:pPr>
      <w:r w:rsidRPr="0090682B">
        <w:rPr>
          <w:rFonts w:ascii="Aptos" w:hAnsi="Aptos" w:cstheme="majorHAnsi"/>
        </w:rPr>
        <w:t xml:space="preserve">Tube shocking plays a critical role in high-fouling conditions, with effectiveness significantly improving </w:t>
      </w:r>
      <w:r w:rsidR="001B1306">
        <w:rPr>
          <w:rFonts w:ascii="Aptos" w:hAnsi="Aptos" w:cstheme="majorHAnsi"/>
        </w:rPr>
        <w:t>with</w:t>
      </w:r>
      <w:r w:rsidR="001B1306" w:rsidRPr="0090682B">
        <w:rPr>
          <w:rFonts w:ascii="Aptos" w:hAnsi="Aptos" w:cstheme="majorHAnsi"/>
        </w:rPr>
        <w:t xml:space="preserve"> </w:t>
      </w:r>
      <w:r w:rsidR="006B3A8C" w:rsidRPr="0090682B">
        <w:rPr>
          <w:rFonts w:ascii="Aptos" w:hAnsi="Aptos" w:cstheme="majorHAnsi"/>
        </w:rPr>
        <w:t xml:space="preserve">higher </w:t>
      </w:r>
      <w:r w:rsidRPr="0090682B">
        <w:rPr>
          <w:rFonts w:ascii="Aptos" w:hAnsi="Aptos" w:cstheme="majorHAnsi"/>
        </w:rPr>
        <w:t>shock intensit</w:t>
      </w:r>
      <w:r w:rsidR="001B1306">
        <w:rPr>
          <w:rFonts w:ascii="Aptos" w:hAnsi="Aptos" w:cstheme="majorHAnsi"/>
        </w:rPr>
        <w:t>ies</w:t>
      </w:r>
      <w:r w:rsidRPr="0090682B">
        <w:rPr>
          <w:rFonts w:ascii="Aptos" w:hAnsi="Aptos" w:cstheme="majorHAnsi"/>
        </w:rPr>
        <w:t>.</w:t>
      </w:r>
    </w:p>
    <w:p w14:paraId="0B6A5BE1" w14:textId="77E3319B" w:rsidR="00346B82" w:rsidRPr="006A0F7A" w:rsidRDefault="0052159C" w:rsidP="00700B7F">
      <w:pPr>
        <w:pStyle w:val="NormalWeb"/>
        <w:numPr>
          <w:ilvl w:val="0"/>
          <w:numId w:val="35"/>
        </w:numPr>
        <w:spacing w:line="276" w:lineRule="auto"/>
        <w:rPr>
          <w:rFonts w:ascii="Aptos" w:hAnsi="Aptos" w:cstheme="majorHAnsi"/>
        </w:rPr>
      </w:pPr>
      <w:r w:rsidRPr="006A0F7A">
        <w:rPr>
          <w:rFonts w:ascii="Aptos" w:hAnsi="Aptos" w:cstheme="majorHAnsi"/>
        </w:rPr>
        <w:t>Effective spalling leads to measurable performance gains, including increased throughput</w:t>
      </w:r>
      <w:r w:rsidR="006A5756" w:rsidRPr="006A0F7A">
        <w:rPr>
          <w:rFonts w:ascii="Aptos" w:hAnsi="Aptos" w:cstheme="majorHAnsi"/>
        </w:rPr>
        <w:t>,</w:t>
      </w:r>
      <w:r w:rsidR="00B24FAD">
        <w:rPr>
          <w:rFonts w:ascii="Aptos" w:hAnsi="Aptos" w:cstheme="majorHAnsi"/>
        </w:rPr>
        <w:t xml:space="preserve"> extended</w:t>
      </w:r>
      <w:r w:rsidR="006A5756" w:rsidRPr="006A0F7A">
        <w:rPr>
          <w:rFonts w:ascii="Aptos" w:hAnsi="Aptos" w:cstheme="majorHAnsi"/>
        </w:rPr>
        <w:t xml:space="preserve"> furnace run length</w:t>
      </w:r>
      <w:ins w:id="10" w:author="Anshuman Pandey" w:date="2026-04-24T11:55:00Z">
        <w:r w:rsidR="005A432D">
          <w:rPr>
            <w:rFonts w:ascii="Aptos" w:hAnsi="Aptos" w:cstheme="majorHAnsi"/>
          </w:rPr>
          <w:t>,</w:t>
        </w:r>
      </w:ins>
      <w:r w:rsidRPr="006A0F7A">
        <w:rPr>
          <w:rFonts w:ascii="Aptos" w:hAnsi="Aptos" w:cstheme="majorHAnsi"/>
        </w:rPr>
        <w:t xml:space="preserve"> and improved furnace operability.</w:t>
      </w:r>
    </w:p>
    <w:p w14:paraId="2543B4D5" w14:textId="26A099A1" w:rsidR="00847AE9" w:rsidRDefault="003A36DC" w:rsidP="002D2B7D">
      <w:pPr>
        <w:spacing w:line="276" w:lineRule="auto"/>
        <w:rPr>
          <w:rFonts w:ascii="Aptos" w:hAnsi="Aptos" w:cstheme="majorHAnsi"/>
        </w:rPr>
      </w:pPr>
      <w:r>
        <w:rPr>
          <w:rFonts w:ascii="Aptos" w:hAnsi="Aptos" w:cstheme="majorHAnsi"/>
        </w:rPr>
        <w:pict w14:anchorId="47804E13">
          <v:rect id="_x0000_i1031" style="width:0;height:1.5pt" o:hralign="center" o:hrstd="t" o:hr="t" fillcolor="#a0a0a0" stroked="f"/>
        </w:pict>
      </w:r>
    </w:p>
    <w:p w14:paraId="7A326D15" w14:textId="77777777" w:rsidR="00847AE9" w:rsidRDefault="00847AE9">
      <w:pPr>
        <w:rPr>
          <w:rFonts w:ascii="Aptos" w:hAnsi="Aptos" w:cstheme="majorHAnsi"/>
        </w:rPr>
      </w:pPr>
      <w:r>
        <w:rPr>
          <w:rFonts w:ascii="Aptos" w:hAnsi="Aptos" w:cstheme="majorHAnsi"/>
        </w:rPr>
        <w:br w:type="page"/>
      </w:r>
    </w:p>
    <w:p w14:paraId="317D21A7" w14:textId="6A0EC6A5" w:rsidR="00CD7FD3" w:rsidRPr="0090682B" w:rsidRDefault="00DC2AC7" w:rsidP="002D2B7D">
      <w:pPr>
        <w:pStyle w:val="Heading2"/>
        <w:spacing w:line="276" w:lineRule="auto"/>
        <w:rPr>
          <w:rFonts w:ascii="Aptos" w:hAnsi="Aptos" w:cstheme="majorHAnsi"/>
        </w:rPr>
      </w:pPr>
      <w:r>
        <w:rPr>
          <w:rStyle w:val="Strong"/>
          <w:rFonts w:ascii="Aptos" w:hAnsi="Aptos" w:cstheme="majorHAnsi"/>
          <w:b/>
          <w:bCs/>
        </w:rPr>
        <w:lastRenderedPageBreak/>
        <w:t>6</w:t>
      </w:r>
      <w:r w:rsidR="00CD7FD3" w:rsidRPr="0090682B">
        <w:rPr>
          <w:rStyle w:val="Strong"/>
          <w:rFonts w:ascii="Aptos" w:hAnsi="Aptos" w:cstheme="majorHAnsi"/>
          <w:b/>
          <w:bCs/>
        </w:rPr>
        <w:t>. Conclusion</w:t>
      </w:r>
    </w:p>
    <w:p w14:paraId="61048B98" w14:textId="03838FB2" w:rsidR="006628F1" w:rsidRPr="0048683B" w:rsidRDefault="00933553" w:rsidP="002D2B7D">
      <w:pPr>
        <w:spacing w:line="276" w:lineRule="auto"/>
        <w:rPr>
          <w:rFonts w:ascii="Aptos" w:eastAsia="Times New Roman" w:hAnsi="Aptos" w:cstheme="majorHAnsi"/>
          <w:sz w:val="24"/>
          <w:szCs w:val="24"/>
        </w:rPr>
      </w:pPr>
      <w:r w:rsidRPr="0048683B">
        <w:rPr>
          <w:rFonts w:ascii="Aptos" w:eastAsia="Times New Roman" w:hAnsi="Aptos" w:cstheme="majorHAnsi"/>
          <w:sz w:val="24"/>
          <w:szCs w:val="24"/>
        </w:rPr>
        <w:t xml:space="preserve">This study shows that spall effectiveness can be significantly enhanced through data-driven monitoring and control of key parameters. The </w:t>
      </w:r>
      <w:r w:rsidR="00A7362F" w:rsidRPr="0048683B">
        <w:rPr>
          <w:rFonts w:ascii="Aptos" w:eastAsia="Times New Roman" w:hAnsi="Aptos" w:cstheme="majorHAnsi"/>
          <w:sz w:val="24"/>
          <w:szCs w:val="24"/>
        </w:rPr>
        <w:t>S</w:t>
      </w:r>
      <w:r w:rsidRPr="0048683B">
        <w:rPr>
          <w:rFonts w:ascii="Aptos" w:eastAsia="Times New Roman" w:hAnsi="Aptos" w:cstheme="majorHAnsi"/>
          <w:sz w:val="24"/>
          <w:szCs w:val="24"/>
        </w:rPr>
        <w:t xml:space="preserve">pall </w:t>
      </w:r>
      <w:r w:rsidR="00A7362F" w:rsidRPr="0048683B">
        <w:rPr>
          <w:rFonts w:ascii="Aptos" w:eastAsia="Times New Roman" w:hAnsi="Aptos" w:cstheme="majorHAnsi"/>
          <w:sz w:val="24"/>
          <w:szCs w:val="24"/>
        </w:rPr>
        <w:t>E</w:t>
      </w:r>
      <w:r w:rsidRPr="0048683B">
        <w:rPr>
          <w:rFonts w:ascii="Aptos" w:eastAsia="Times New Roman" w:hAnsi="Aptos" w:cstheme="majorHAnsi"/>
          <w:sz w:val="24"/>
          <w:szCs w:val="24"/>
        </w:rPr>
        <w:t xml:space="preserve">ffectiveness </w:t>
      </w:r>
      <w:r w:rsidR="00847AE9">
        <w:rPr>
          <w:rFonts w:ascii="Aptos" w:eastAsia="Times New Roman" w:hAnsi="Aptos" w:cstheme="majorHAnsi"/>
          <w:sz w:val="24"/>
          <w:szCs w:val="24"/>
        </w:rPr>
        <w:t>I</w:t>
      </w:r>
      <w:r w:rsidR="00847AE9" w:rsidRPr="0048683B">
        <w:rPr>
          <w:rFonts w:ascii="Aptos" w:eastAsia="Times New Roman" w:hAnsi="Aptos" w:cstheme="majorHAnsi"/>
          <w:sz w:val="24"/>
          <w:szCs w:val="24"/>
        </w:rPr>
        <w:t xml:space="preserve">ndices </w:t>
      </w:r>
      <w:r w:rsidRPr="0048683B">
        <w:rPr>
          <w:rFonts w:ascii="Aptos" w:eastAsia="Times New Roman" w:hAnsi="Aptos" w:cstheme="majorHAnsi"/>
          <w:sz w:val="24"/>
          <w:szCs w:val="24"/>
        </w:rPr>
        <w:t>provide normalized, real-time representation</w:t>
      </w:r>
      <w:r w:rsidR="00C34DC6">
        <w:rPr>
          <w:rFonts w:ascii="Aptos" w:eastAsia="Times New Roman" w:hAnsi="Aptos" w:cstheme="majorHAnsi"/>
          <w:sz w:val="24"/>
          <w:szCs w:val="24"/>
        </w:rPr>
        <w:t>s</w:t>
      </w:r>
      <w:r w:rsidRPr="0048683B">
        <w:rPr>
          <w:rFonts w:ascii="Aptos" w:eastAsia="Times New Roman" w:hAnsi="Aptos" w:cstheme="majorHAnsi"/>
          <w:sz w:val="24"/>
          <w:szCs w:val="24"/>
        </w:rPr>
        <w:t xml:space="preserve"> of coke removal</w:t>
      </w:r>
      <w:r w:rsidR="00C34DC6">
        <w:rPr>
          <w:rFonts w:ascii="Aptos" w:eastAsia="Times New Roman" w:hAnsi="Aptos" w:cstheme="majorHAnsi"/>
          <w:sz w:val="24"/>
          <w:szCs w:val="24"/>
        </w:rPr>
        <w:t xml:space="preserve"> from the furnace tubes</w:t>
      </w:r>
      <w:r w:rsidR="00981B8D">
        <w:rPr>
          <w:rFonts w:ascii="Aptos" w:eastAsia="Times New Roman" w:hAnsi="Aptos" w:cstheme="majorHAnsi"/>
          <w:sz w:val="24"/>
          <w:szCs w:val="24"/>
        </w:rPr>
        <w:t xml:space="preserve">. This enables </w:t>
      </w:r>
      <w:r w:rsidRPr="0048683B">
        <w:rPr>
          <w:rFonts w:ascii="Aptos" w:eastAsia="Times New Roman" w:hAnsi="Aptos" w:cstheme="majorHAnsi"/>
          <w:sz w:val="24"/>
          <w:szCs w:val="24"/>
        </w:rPr>
        <w:t xml:space="preserve">consistent tracking </w:t>
      </w:r>
      <w:r w:rsidR="00DE7D5A">
        <w:rPr>
          <w:rFonts w:ascii="Aptos" w:eastAsia="Times New Roman" w:hAnsi="Aptos" w:cstheme="majorHAnsi"/>
          <w:sz w:val="24"/>
          <w:szCs w:val="24"/>
        </w:rPr>
        <w:t>and evaluation of spalls</w:t>
      </w:r>
      <w:r w:rsidR="00ED63BA">
        <w:rPr>
          <w:rFonts w:ascii="Aptos" w:eastAsia="Times New Roman" w:hAnsi="Aptos" w:cstheme="majorHAnsi"/>
          <w:sz w:val="24"/>
          <w:szCs w:val="24"/>
        </w:rPr>
        <w:t xml:space="preserve"> as well as real</w:t>
      </w:r>
      <w:r w:rsidR="00EA77F1">
        <w:rPr>
          <w:rFonts w:ascii="Aptos" w:eastAsia="Times New Roman" w:hAnsi="Aptos" w:cstheme="majorHAnsi"/>
          <w:sz w:val="24"/>
          <w:szCs w:val="24"/>
        </w:rPr>
        <w:t>-</w:t>
      </w:r>
      <w:r w:rsidR="00ED63BA">
        <w:rPr>
          <w:rFonts w:ascii="Aptos" w:eastAsia="Times New Roman" w:hAnsi="Aptos" w:cstheme="majorHAnsi"/>
          <w:sz w:val="24"/>
          <w:szCs w:val="24"/>
        </w:rPr>
        <w:t xml:space="preserve">time monitoring </w:t>
      </w:r>
      <w:r w:rsidRPr="0048683B">
        <w:rPr>
          <w:rFonts w:ascii="Aptos" w:eastAsia="Times New Roman" w:hAnsi="Aptos" w:cstheme="majorHAnsi"/>
          <w:sz w:val="24"/>
          <w:szCs w:val="24"/>
        </w:rPr>
        <w:t xml:space="preserve">and objective </w:t>
      </w:r>
      <w:r w:rsidR="00C4297B" w:rsidRPr="0048683B">
        <w:rPr>
          <w:rFonts w:ascii="Aptos" w:eastAsia="Times New Roman" w:hAnsi="Aptos" w:cstheme="majorHAnsi"/>
          <w:sz w:val="24"/>
          <w:szCs w:val="24"/>
        </w:rPr>
        <w:t>decision</w:t>
      </w:r>
      <w:r w:rsidR="00C4297B">
        <w:rPr>
          <w:rFonts w:ascii="Aptos" w:eastAsia="Times New Roman" w:hAnsi="Aptos" w:cstheme="majorHAnsi"/>
          <w:sz w:val="24"/>
          <w:szCs w:val="24"/>
        </w:rPr>
        <w:t>-making</w:t>
      </w:r>
      <w:r w:rsidRPr="0048683B">
        <w:rPr>
          <w:rFonts w:ascii="Aptos" w:eastAsia="Times New Roman" w:hAnsi="Aptos" w:cstheme="majorHAnsi"/>
          <w:sz w:val="24"/>
          <w:szCs w:val="24"/>
        </w:rPr>
        <w:t xml:space="preserve"> during spall execution.</w:t>
      </w:r>
    </w:p>
    <w:p w14:paraId="61DF2536" w14:textId="1A295E21" w:rsidR="00CD7FD3" w:rsidRPr="0048683B" w:rsidRDefault="00ED63BA" w:rsidP="002D2B7D">
      <w:pPr>
        <w:spacing w:line="276" w:lineRule="auto"/>
        <w:rPr>
          <w:rFonts w:ascii="Aptos" w:hAnsi="Aptos" w:cstheme="majorHAnsi"/>
        </w:rPr>
      </w:pPr>
      <w:r>
        <w:rPr>
          <w:rFonts w:ascii="Aptos" w:eastAsia="Times New Roman" w:hAnsi="Aptos" w:cstheme="majorHAnsi"/>
          <w:sz w:val="24"/>
          <w:szCs w:val="24"/>
        </w:rPr>
        <w:t>They</w:t>
      </w:r>
      <w:r w:rsidR="00933553" w:rsidRPr="0048683B">
        <w:rPr>
          <w:rFonts w:ascii="Aptos" w:eastAsia="Times New Roman" w:hAnsi="Aptos" w:cstheme="majorHAnsi"/>
          <w:sz w:val="24"/>
          <w:szCs w:val="24"/>
        </w:rPr>
        <w:t xml:space="preserve"> help identify </w:t>
      </w:r>
      <w:r w:rsidR="00B64EB4">
        <w:rPr>
          <w:rFonts w:ascii="Aptos" w:eastAsia="Times New Roman" w:hAnsi="Aptos" w:cstheme="majorHAnsi"/>
          <w:sz w:val="24"/>
          <w:szCs w:val="24"/>
        </w:rPr>
        <w:t xml:space="preserve">less </w:t>
      </w:r>
      <w:r w:rsidR="00933553" w:rsidRPr="0048683B">
        <w:rPr>
          <w:rFonts w:ascii="Aptos" w:eastAsia="Times New Roman" w:hAnsi="Aptos" w:cstheme="majorHAnsi"/>
          <w:sz w:val="24"/>
          <w:szCs w:val="24"/>
        </w:rPr>
        <w:t>effective spalls</w:t>
      </w:r>
      <w:r w:rsidR="0048243C">
        <w:rPr>
          <w:rFonts w:ascii="Aptos" w:eastAsia="Times New Roman" w:hAnsi="Aptos" w:cstheme="majorHAnsi"/>
          <w:sz w:val="24"/>
          <w:szCs w:val="24"/>
        </w:rPr>
        <w:t xml:space="preserve"> and </w:t>
      </w:r>
      <w:r w:rsidR="00A71581" w:rsidRPr="00A71581">
        <w:rPr>
          <w:rFonts w:ascii="Aptos" w:eastAsia="Times New Roman" w:hAnsi="Aptos" w:cstheme="majorHAnsi"/>
          <w:sz w:val="24"/>
          <w:szCs w:val="24"/>
        </w:rPr>
        <w:t>provide a basis for improving spalling procedures, optimizing hold duration, and determining the appropriate spall duration</w:t>
      </w:r>
      <w:ins w:id="11" w:author="Anshuman Pandey" w:date="2026-04-24T11:54:00Z">
        <w:r w:rsidR="0006702E">
          <w:rPr>
            <w:rFonts w:ascii="Aptos" w:eastAsia="Times New Roman" w:hAnsi="Aptos" w:cstheme="majorHAnsi"/>
            <w:sz w:val="24"/>
            <w:szCs w:val="24"/>
          </w:rPr>
          <w:t xml:space="preserve">. </w:t>
        </w:r>
      </w:ins>
      <w:del w:id="12" w:author="Anshuman Pandey" w:date="2026-04-24T11:54:00Z">
        <w:r w:rsidR="00A71581" w:rsidRPr="00A71581" w:rsidDel="0006702E">
          <w:rPr>
            <w:rFonts w:ascii="Aptos" w:eastAsia="Times New Roman" w:hAnsi="Aptos" w:cstheme="majorHAnsi"/>
            <w:sz w:val="24"/>
            <w:szCs w:val="24"/>
          </w:rPr>
          <w:delText>.</w:delText>
        </w:r>
        <w:r w:rsidR="00933553" w:rsidRPr="0048683B" w:rsidDel="0006702E">
          <w:rPr>
            <w:rFonts w:ascii="Aptos" w:eastAsia="Times New Roman" w:hAnsi="Aptos" w:cstheme="majorHAnsi"/>
            <w:sz w:val="24"/>
            <w:szCs w:val="24"/>
          </w:rPr>
          <w:delText xml:space="preserve">. </w:delText>
        </w:r>
      </w:del>
      <w:r w:rsidR="00933553" w:rsidRPr="0048683B">
        <w:rPr>
          <w:rFonts w:ascii="Aptos" w:eastAsia="Times New Roman" w:hAnsi="Aptos" w:cstheme="majorHAnsi"/>
          <w:sz w:val="24"/>
          <w:szCs w:val="24"/>
        </w:rPr>
        <w:t>By standardizing practices such as tube sh</w:t>
      </w:r>
      <w:r w:rsidR="006628F1" w:rsidRPr="0048683B">
        <w:rPr>
          <w:rFonts w:ascii="Aptos" w:eastAsia="Times New Roman" w:hAnsi="Aptos" w:cstheme="majorHAnsi"/>
          <w:sz w:val="24"/>
          <w:szCs w:val="24"/>
        </w:rPr>
        <w:t xml:space="preserve">ocking and avoiding </w:t>
      </w:r>
      <w:r w:rsidR="00933553" w:rsidRPr="0048683B">
        <w:rPr>
          <w:rFonts w:ascii="Aptos" w:eastAsia="Times New Roman" w:hAnsi="Aptos" w:cstheme="majorHAnsi"/>
          <w:sz w:val="24"/>
          <w:szCs w:val="24"/>
        </w:rPr>
        <w:t>spall extension, operators can improve furnace efficiency, extend run length, increase throughput, and reduce variability.</w:t>
      </w:r>
      <w:r w:rsidR="003A36DC">
        <w:rPr>
          <w:rFonts w:ascii="Aptos" w:hAnsi="Aptos" w:cstheme="majorHAnsi"/>
        </w:rPr>
        <w:pict w14:anchorId="2FC696F1">
          <v:rect id="_x0000_i1032" style="width:0;height:1.5pt" o:hralign="center" o:hrstd="t" o:hr="t" fillcolor="#a0a0a0" stroked="f"/>
        </w:pict>
      </w:r>
    </w:p>
    <w:p w14:paraId="4F685782" w14:textId="1537B67D" w:rsidR="00A602C0" w:rsidRPr="0090682B" w:rsidRDefault="00F6621E" w:rsidP="002D2B7D">
      <w:pPr>
        <w:pStyle w:val="Heading2"/>
        <w:spacing w:line="276" w:lineRule="auto"/>
        <w:rPr>
          <w:rFonts w:ascii="Aptos" w:hAnsi="Aptos" w:cstheme="majorHAnsi"/>
        </w:rPr>
      </w:pPr>
      <w:r w:rsidRPr="00447908">
        <w:rPr>
          <w:rStyle w:val="Strong"/>
          <w:rFonts w:ascii="Aptos" w:hAnsi="Aptos" w:cstheme="majorHAnsi"/>
          <w:b/>
          <w:bCs/>
        </w:rPr>
        <w:t>7</w:t>
      </w:r>
      <w:r w:rsidR="00A602C0" w:rsidRPr="0090682B">
        <w:rPr>
          <w:rStyle w:val="Strong"/>
          <w:rFonts w:ascii="Aptos" w:hAnsi="Aptos" w:cstheme="majorHAnsi"/>
          <w:b/>
          <w:bCs/>
        </w:rPr>
        <w:t xml:space="preserve">. </w:t>
      </w:r>
      <w:r w:rsidR="00A31997" w:rsidRPr="0090682B">
        <w:rPr>
          <w:rStyle w:val="Strong"/>
          <w:rFonts w:ascii="Aptos" w:hAnsi="Aptos" w:cstheme="majorHAnsi"/>
          <w:b/>
          <w:bCs/>
        </w:rPr>
        <w:t>Ingenero, Inc.</w:t>
      </w:r>
    </w:p>
    <w:p w14:paraId="70F1EBCB" w14:textId="4CD8AC07" w:rsidR="00A602C0" w:rsidRPr="0090682B" w:rsidRDefault="5315F1D4" w:rsidP="00180381">
      <w:pPr>
        <w:pStyle w:val="NormalWeb"/>
        <w:spacing w:line="276" w:lineRule="auto"/>
        <w:rPr>
          <w:rFonts w:ascii="Aptos" w:hAnsi="Aptos" w:cstheme="majorHAnsi"/>
        </w:rPr>
      </w:pPr>
      <w:r w:rsidRPr="0090682B">
        <w:rPr>
          <w:rFonts w:ascii="Aptos" w:hAnsi="Aptos" w:cstheme="majorHAnsi"/>
        </w:rPr>
        <w:t xml:space="preserve">Ingenero is an engineering company focused on solving process challenges since 2001.  Headquartered in Houston, TX, today Ingenero provides project engineering, AI/ML and digitalization, and process safety engineering services. Ingenero has a vast amount of domain knowledge given the process, safety and mechanical engineers we employ came from industry and understand where </w:t>
      </w:r>
      <w:r w:rsidR="006A0F7A">
        <w:rPr>
          <w:rFonts w:ascii="Aptos" w:hAnsi="Aptos" w:cstheme="majorHAnsi"/>
        </w:rPr>
        <w:t>the hidden value can be found.</w:t>
      </w:r>
    </w:p>
    <w:sectPr w:rsidR="00A602C0" w:rsidRPr="0090682B">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Steve Beeston" w:date="2026-04-22T08:26:00Z" w:initials="SB">
    <w:p w14:paraId="1AED7D1C" w14:textId="77777777" w:rsidR="00AE11BC" w:rsidRDefault="00AE11BC" w:rsidP="00AE11BC">
      <w:pPr>
        <w:pStyle w:val="CommentText"/>
      </w:pPr>
      <w:r>
        <w:rPr>
          <w:rStyle w:val="CommentReference"/>
        </w:rPr>
        <w:annotationRef/>
      </w:r>
      <w:r>
        <w:t>Change legend from “ineffective” to “less effective”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ED7D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50F9B0" w16cex:dateUtc="2026-04-22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ED7D1C" w16cid:durableId="5E50F9B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70FAC6" w14:textId="77777777" w:rsidR="003A36DC" w:rsidRDefault="003A36DC" w:rsidP="0088133A">
      <w:pPr>
        <w:spacing w:after="0" w:line="240" w:lineRule="auto"/>
      </w:pPr>
      <w:r>
        <w:separator/>
      </w:r>
    </w:p>
  </w:endnote>
  <w:endnote w:type="continuationSeparator" w:id="0">
    <w:p w14:paraId="0A028256" w14:textId="77777777" w:rsidR="003A36DC" w:rsidRDefault="003A36DC" w:rsidP="00881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169713"/>
      <w:placeholder>
        <w:docPart w:val="C91DA1C2E8634882BA8F5D73C6D92401"/>
      </w:placeholder>
      <w:temporary/>
      <w:showingPlcHdr/>
      <w15:appearance w15:val="hidden"/>
    </w:sdtPr>
    <w:sdtEndPr/>
    <w:sdtContent>
      <w:p w14:paraId="75079205" w14:textId="77777777" w:rsidR="007C5117" w:rsidRDefault="007C5117">
        <w:pPr>
          <w:pStyle w:val="Footer"/>
        </w:pPr>
        <w:r>
          <w:t>[Type here]</w:t>
        </w:r>
      </w:p>
    </w:sdtContent>
  </w:sdt>
  <w:p w14:paraId="4EE2DC24" w14:textId="77777777" w:rsidR="007C5117" w:rsidRDefault="007C51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70C0"/>
      </w:rPr>
      <w:id w:val="1186322339"/>
      <w:docPartObj>
        <w:docPartGallery w:val="Page Numbers (Bottom of Page)"/>
        <w:docPartUnique/>
      </w:docPartObj>
    </w:sdtPr>
    <w:sdtEndPr>
      <w:rPr>
        <w:color w:val="000000" w:themeColor="text1"/>
      </w:rPr>
    </w:sdtEndPr>
    <w:sdtContent>
      <w:p w14:paraId="770E3A02" w14:textId="7DA14517" w:rsidR="007C5117" w:rsidRPr="00D31C5E" w:rsidRDefault="007C5117">
        <w:pPr>
          <w:pStyle w:val="Footer"/>
          <w:jc w:val="right"/>
          <w:rPr>
            <w:color w:val="000000" w:themeColor="text1"/>
          </w:rPr>
        </w:pPr>
        <w:r w:rsidRPr="00D31C5E">
          <w:rPr>
            <w:color w:val="000000" w:themeColor="text1"/>
          </w:rPr>
          <w:fldChar w:fldCharType="begin"/>
        </w:r>
        <w:r w:rsidRPr="00D31C5E">
          <w:rPr>
            <w:color w:val="000000" w:themeColor="text1"/>
          </w:rPr>
          <w:instrText xml:space="preserve"> PAGE   \* MERGEFORMAT </w:instrText>
        </w:r>
        <w:r w:rsidRPr="00D31C5E">
          <w:rPr>
            <w:color w:val="000000" w:themeColor="text1"/>
          </w:rPr>
          <w:fldChar w:fldCharType="separate"/>
        </w:r>
        <w:r w:rsidR="00D64B3C">
          <w:rPr>
            <w:noProof/>
            <w:color w:val="000000" w:themeColor="text1"/>
          </w:rPr>
          <w:t>10</w:t>
        </w:r>
        <w:r w:rsidRPr="00D31C5E">
          <w:rPr>
            <w:noProof/>
            <w:color w:val="000000" w:themeColor="text1"/>
          </w:rPr>
          <w:fldChar w:fldCharType="end"/>
        </w:r>
      </w:p>
    </w:sdtContent>
  </w:sdt>
  <w:p w14:paraId="3736038B" w14:textId="44FB0072" w:rsidR="007C5117" w:rsidRPr="00D31C5E" w:rsidRDefault="007C5117" w:rsidP="00D31C5E">
    <w:pPr>
      <w:pStyle w:val="Footer"/>
      <w:jc w:val="center"/>
      <w:rPr>
        <w:color w:val="000000" w:themeColor="text1"/>
      </w:rPr>
    </w:pPr>
    <w:r w:rsidRPr="00D31C5E">
      <w:rPr>
        <w:color w:val="000000" w:themeColor="text1"/>
      </w:rPr>
      <w:t xml:space="preserve">Ingenero, </w:t>
    </w:r>
    <w:proofErr w:type="spellStart"/>
    <w:r w:rsidRPr="00D31C5E">
      <w:rPr>
        <w:color w:val="000000" w:themeColor="text1"/>
      </w:rPr>
      <w:t>Inc</w:t>
    </w:r>
    <w:proofErr w:type="spellEnd"/>
    <w:r w:rsidRPr="00D31C5E">
      <w:rPr>
        <w:color w:val="000000" w:themeColor="text1"/>
      </w:rPr>
      <w:t xml:space="preserve">   4615 Southwest Frwy, Ste. 320, Houston, TX 77027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AFB5" w14:textId="77777777" w:rsidR="003A36DC" w:rsidRDefault="003A36DC" w:rsidP="0088133A">
      <w:pPr>
        <w:spacing w:after="0" w:line="240" w:lineRule="auto"/>
      </w:pPr>
      <w:r>
        <w:separator/>
      </w:r>
    </w:p>
  </w:footnote>
  <w:footnote w:type="continuationSeparator" w:id="0">
    <w:p w14:paraId="7A63B63D" w14:textId="77777777" w:rsidR="003A36DC" w:rsidRDefault="003A36DC" w:rsidP="008813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00546" w14:textId="1F9B072A" w:rsidR="00D31C5E" w:rsidRDefault="00D31C5E">
    <w:pPr>
      <w:pStyle w:val="Header"/>
    </w:pPr>
    <w:r>
      <w:rPr>
        <w:noProof/>
      </w:rPr>
      <mc:AlternateContent>
        <mc:Choice Requires="wps">
          <w:drawing>
            <wp:anchor distT="0" distB="0" distL="114300" distR="114300" simplePos="0" relativeHeight="251659264" behindDoc="0" locked="0" layoutInCell="1" allowOverlap="1" wp14:anchorId="196E9E57" wp14:editId="2E9275AA">
              <wp:simplePos x="0" y="0"/>
              <wp:positionH relativeFrom="column">
                <wp:posOffset>4414838</wp:posOffset>
              </wp:positionH>
              <wp:positionV relativeFrom="paragraph">
                <wp:posOffset>-66675</wp:posOffset>
              </wp:positionV>
              <wp:extent cx="2131060" cy="346710"/>
              <wp:effectExtent l="0" t="0" r="2540" b="0"/>
              <wp:wrapNone/>
              <wp:docPr id="576111337" name="Freeform 9"/>
              <wp:cNvGraphicFramePr/>
              <a:graphic xmlns:a="http://schemas.openxmlformats.org/drawingml/2006/main">
                <a:graphicData uri="http://schemas.microsoft.com/office/word/2010/wordprocessingShape">
                  <wps:wsp>
                    <wps:cNvSpPr/>
                    <wps:spPr>
                      <a:xfrm>
                        <a:off x="0" y="0"/>
                        <a:ext cx="2131060" cy="346710"/>
                      </a:xfrm>
                      <a:custGeom>
                        <a:avLst/>
                        <a:gdLst/>
                        <a:ahLst/>
                        <a:cxnLst/>
                        <a:rect l="l" t="t" r="r" b="b"/>
                        <a:pathLst>
                          <a:path w="5421114" h="1057117">
                            <a:moveTo>
                              <a:pt x="0" y="0"/>
                            </a:moveTo>
                            <a:lnTo>
                              <a:pt x="5421114" y="0"/>
                            </a:lnTo>
                            <a:lnTo>
                              <a:pt x="5421114" y="1057118"/>
                            </a:lnTo>
                            <a:lnTo>
                              <a:pt x="0" y="1057118"/>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77FA7BC2" id="Freeform 9" o:spid="_x0000_s1026" style="position:absolute;margin-left:347.65pt;margin-top:-5.25pt;width:167.8pt;height:2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21114,1057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" path="m,l5421114,r,1057118l,1057118,,xe" stroked="f">
              <v:fill r:id="rId2" o:title="" recolor="t" rotate="t" type="frame"/>
              <v:path arrowok="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59" style="width:0;height:1.5pt" o:hralign="center" o:bullet="t" o:hrstd="t" o:hr="t" fillcolor="#a0a0a0" stroked="f"/>
    </w:pict>
  </w:numPicBullet>
  <w:numPicBullet w:numPicBulletId="1">
    <w:pict>
      <v:rect id="_x0000_i1060" style="width:0;height:1.5pt" o:hralign="center" o:bullet="t" o:hrstd="t" o:hr="t" fillcolor="#a0a0a0" stroked="f"/>
    </w:pict>
  </w:numPicBullet>
  <w:abstractNum w:abstractNumId="0" w15:restartNumberingAfterBreak="0">
    <w:nsid w:val="00EB6493"/>
    <w:multiLevelType w:val="hybridMultilevel"/>
    <w:tmpl w:val="5FFCE234"/>
    <w:lvl w:ilvl="0" w:tplc="6E6233D4">
      <w:start w:val="1"/>
      <w:numFmt w:val="bullet"/>
      <w:lvlText w:val=""/>
      <w:lvlPicBulletId w:val="0"/>
      <w:lvlJc w:val="left"/>
      <w:pPr>
        <w:tabs>
          <w:tab w:val="num" w:pos="720"/>
        </w:tabs>
        <w:ind w:left="720" w:hanging="360"/>
      </w:pPr>
      <w:rPr>
        <w:rFonts w:ascii="Symbol" w:hAnsi="Symbol" w:hint="default"/>
      </w:rPr>
    </w:lvl>
    <w:lvl w:ilvl="1" w:tplc="D702223C" w:tentative="1">
      <w:start w:val="1"/>
      <w:numFmt w:val="bullet"/>
      <w:lvlText w:val=""/>
      <w:lvlJc w:val="left"/>
      <w:pPr>
        <w:tabs>
          <w:tab w:val="num" w:pos="1440"/>
        </w:tabs>
        <w:ind w:left="1440" w:hanging="360"/>
      </w:pPr>
      <w:rPr>
        <w:rFonts w:ascii="Symbol" w:hAnsi="Symbol" w:hint="default"/>
      </w:rPr>
    </w:lvl>
    <w:lvl w:ilvl="2" w:tplc="CEA884E8" w:tentative="1">
      <w:start w:val="1"/>
      <w:numFmt w:val="bullet"/>
      <w:lvlText w:val=""/>
      <w:lvlJc w:val="left"/>
      <w:pPr>
        <w:tabs>
          <w:tab w:val="num" w:pos="2160"/>
        </w:tabs>
        <w:ind w:left="2160" w:hanging="360"/>
      </w:pPr>
      <w:rPr>
        <w:rFonts w:ascii="Symbol" w:hAnsi="Symbol" w:hint="default"/>
      </w:rPr>
    </w:lvl>
    <w:lvl w:ilvl="3" w:tplc="1EF4BD5C" w:tentative="1">
      <w:start w:val="1"/>
      <w:numFmt w:val="bullet"/>
      <w:lvlText w:val=""/>
      <w:lvlJc w:val="left"/>
      <w:pPr>
        <w:tabs>
          <w:tab w:val="num" w:pos="2880"/>
        </w:tabs>
        <w:ind w:left="2880" w:hanging="360"/>
      </w:pPr>
      <w:rPr>
        <w:rFonts w:ascii="Symbol" w:hAnsi="Symbol" w:hint="default"/>
      </w:rPr>
    </w:lvl>
    <w:lvl w:ilvl="4" w:tplc="F36641C6" w:tentative="1">
      <w:start w:val="1"/>
      <w:numFmt w:val="bullet"/>
      <w:lvlText w:val=""/>
      <w:lvlJc w:val="left"/>
      <w:pPr>
        <w:tabs>
          <w:tab w:val="num" w:pos="3600"/>
        </w:tabs>
        <w:ind w:left="3600" w:hanging="360"/>
      </w:pPr>
      <w:rPr>
        <w:rFonts w:ascii="Symbol" w:hAnsi="Symbol" w:hint="default"/>
      </w:rPr>
    </w:lvl>
    <w:lvl w:ilvl="5" w:tplc="C386837E" w:tentative="1">
      <w:start w:val="1"/>
      <w:numFmt w:val="bullet"/>
      <w:lvlText w:val=""/>
      <w:lvlJc w:val="left"/>
      <w:pPr>
        <w:tabs>
          <w:tab w:val="num" w:pos="4320"/>
        </w:tabs>
        <w:ind w:left="4320" w:hanging="360"/>
      </w:pPr>
      <w:rPr>
        <w:rFonts w:ascii="Symbol" w:hAnsi="Symbol" w:hint="default"/>
      </w:rPr>
    </w:lvl>
    <w:lvl w:ilvl="6" w:tplc="045230AC" w:tentative="1">
      <w:start w:val="1"/>
      <w:numFmt w:val="bullet"/>
      <w:lvlText w:val=""/>
      <w:lvlJc w:val="left"/>
      <w:pPr>
        <w:tabs>
          <w:tab w:val="num" w:pos="5040"/>
        </w:tabs>
        <w:ind w:left="5040" w:hanging="360"/>
      </w:pPr>
      <w:rPr>
        <w:rFonts w:ascii="Symbol" w:hAnsi="Symbol" w:hint="default"/>
      </w:rPr>
    </w:lvl>
    <w:lvl w:ilvl="7" w:tplc="826E25D2" w:tentative="1">
      <w:start w:val="1"/>
      <w:numFmt w:val="bullet"/>
      <w:lvlText w:val=""/>
      <w:lvlJc w:val="left"/>
      <w:pPr>
        <w:tabs>
          <w:tab w:val="num" w:pos="5760"/>
        </w:tabs>
        <w:ind w:left="5760" w:hanging="360"/>
      </w:pPr>
      <w:rPr>
        <w:rFonts w:ascii="Symbol" w:hAnsi="Symbol" w:hint="default"/>
      </w:rPr>
    </w:lvl>
    <w:lvl w:ilvl="8" w:tplc="47527F2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695577"/>
    <w:multiLevelType w:val="multilevel"/>
    <w:tmpl w:val="ED8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3F9A"/>
    <w:multiLevelType w:val="multilevel"/>
    <w:tmpl w:val="969C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763D"/>
    <w:multiLevelType w:val="multilevel"/>
    <w:tmpl w:val="C81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258A4"/>
    <w:multiLevelType w:val="multilevel"/>
    <w:tmpl w:val="B12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4431"/>
    <w:multiLevelType w:val="multilevel"/>
    <w:tmpl w:val="99A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F6D00"/>
    <w:multiLevelType w:val="multilevel"/>
    <w:tmpl w:val="F354A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00D95"/>
    <w:multiLevelType w:val="multilevel"/>
    <w:tmpl w:val="844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42F5A"/>
    <w:multiLevelType w:val="multilevel"/>
    <w:tmpl w:val="B6B4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D6664"/>
    <w:multiLevelType w:val="multilevel"/>
    <w:tmpl w:val="D46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60F88"/>
    <w:multiLevelType w:val="multilevel"/>
    <w:tmpl w:val="14B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9742B"/>
    <w:multiLevelType w:val="multilevel"/>
    <w:tmpl w:val="B4F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775D9"/>
    <w:multiLevelType w:val="multilevel"/>
    <w:tmpl w:val="AC2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A5858"/>
    <w:multiLevelType w:val="multilevel"/>
    <w:tmpl w:val="BB3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15047"/>
    <w:multiLevelType w:val="hybridMultilevel"/>
    <w:tmpl w:val="F732B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354BF6"/>
    <w:multiLevelType w:val="multilevel"/>
    <w:tmpl w:val="C90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91830"/>
    <w:multiLevelType w:val="multilevel"/>
    <w:tmpl w:val="4AA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66992"/>
    <w:multiLevelType w:val="multilevel"/>
    <w:tmpl w:val="A03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442FF"/>
    <w:multiLevelType w:val="multilevel"/>
    <w:tmpl w:val="FE2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15D8D"/>
    <w:multiLevelType w:val="multilevel"/>
    <w:tmpl w:val="4304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3288E"/>
    <w:multiLevelType w:val="multilevel"/>
    <w:tmpl w:val="2D7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F7096"/>
    <w:multiLevelType w:val="multilevel"/>
    <w:tmpl w:val="16B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67F50"/>
    <w:multiLevelType w:val="multilevel"/>
    <w:tmpl w:val="F7B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A1592"/>
    <w:multiLevelType w:val="multilevel"/>
    <w:tmpl w:val="62A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20193"/>
    <w:multiLevelType w:val="multilevel"/>
    <w:tmpl w:val="46F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760C7"/>
    <w:multiLevelType w:val="multilevel"/>
    <w:tmpl w:val="1D7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83C3A"/>
    <w:multiLevelType w:val="multilevel"/>
    <w:tmpl w:val="75B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9164E"/>
    <w:multiLevelType w:val="multilevel"/>
    <w:tmpl w:val="E70E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F1236F"/>
    <w:multiLevelType w:val="multilevel"/>
    <w:tmpl w:val="3714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2461D2"/>
    <w:multiLevelType w:val="multilevel"/>
    <w:tmpl w:val="EDA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448E2"/>
    <w:multiLevelType w:val="multilevel"/>
    <w:tmpl w:val="B74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42A0D"/>
    <w:multiLevelType w:val="multilevel"/>
    <w:tmpl w:val="F84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E1E4C"/>
    <w:multiLevelType w:val="multilevel"/>
    <w:tmpl w:val="DD7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E1FC5"/>
    <w:multiLevelType w:val="multilevel"/>
    <w:tmpl w:val="204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12B0C"/>
    <w:multiLevelType w:val="multilevel"/>
    <w:tmpl w:val="6A3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F02CB"/>
    <w:multiLevelType w:val="multilevel"/>
    <w:tmpl w:val="BA7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5"/>
  </w:num>
  <w:num w:numId="3">
    <w:abstractNumId w:val="4"/>
  </w:num>
  <w:num w:numId="4">
    <w:abstractNumId w:val="13"/>
  </w:num>
  <w:num w:numId="5">
    <w:abstractNumId w:val="31"/>
  </w:num>
  <w:num w:numId="6">
    <w:abstractNumId w:val="21"/>
  </w:num>
  <w:num w:numId="7">
    <w:abstractNumId w:val="8"/>
  </w:num>
  <w:num w:numId="8">
    <w:abstractNumId w:val="33"/>
  </w:num>
  <w:num w:numId="9">
    <w:abstractNumId w:val="19"/>
  </w:num>
  <w:num w:numId="10">
    <w:abstractNumId w:val="10"/>
  </w:num>
  <w:num w:numId="11">
    <w:abstractNumId w:val="16"/>
  </w:num>
  <w:num w:numId="12">
    <w:abstractNumId w:val="1"/>
  </w:num>
  <w:num w:numId="13">
    <w:abstractNumId w:val="5"/>
  </w:num>
  <w:num w:numId="14">
    <w:abstractNumId w:val="35"/>
  </w:num>
  <w:num w:numId="15">
    <w:abstractNumId w:val="6"/>
  </w:num>
  <w:num w:numId="16">
    <w:abstractNumId w:val="7"/>
  </w:num>
  <w:num w:numId="17">
    <w:abstractNumId w:val="17"/>
  </w:num>
  <w:num w:numId="18">
    <w:abstractNumId w:val="26"/>
  </w:num>
  <w:num w:numId="19">
    <w:abstractNumId w:val="24"/>
  </w:num>
  <w:num w:numId="20">
    <w:abstractNumId w:val="3"/>
  </w:num>
  <w:num w:numId="21">
    <w:abstractNumId w:val="29"/>
  </w:num>
  <w:num w:numId="22">
    <w:abstractNumId w:val="22"/>
  </w:num>
  <w:num w:numId="23">
    <w:abstractNumId w:val="30"/>
  </w:num>
  <w:num w:numId="24">
    <w:abstractNumId w:val="32"/>
  </w:num>
  <w:num w:numId="25">
    <w:abstractNumId w:val="27"/>
  </w:num>
  <w:num w:numId="26">
    <w:abstractNumId w:val="11"/>
  </w:num>
  <w:num w:numId="27">
    <w:abstractNumId w:val="9"/>
  </w:num>
  <w:num w:numId="28">
    <w:abstractNumId w:val="2"/>
  </w:num>
  <w:num w:numId="29">
    <w:abstractNumId w:val="34"/>
  </w:num>
  <w:num w:numId="30">
    <w:abstractNumId w:val="12"/>
  </w:num>
  <w:num w:numId="31">
    <w:abstractNumId w:val="28"/>
  </w:num>
  <w:num w:numId="32">
    <w:abstractNumId w:val="18"/>
  </w:num>
  <w:num w:numId="33">
    <w:abstractNumId w:val="0"/>
  </w:num>
  <w:num w:numId="34">
    <w:abstractNumId w:val="15"/>
  </w:num>
  <w:num w:numId="35">
    <w:abstractNumId w:val="14"/>
  </w:num>
  <w:num w:numId="36">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shuman Pandey">
    <w15:presenceInfo w15:providerId="AD" w15:userId="S-1-5-21-1844237615-630328440-1417001333-6887"/>
  </w15:person>
  <w15:person w15:author="Steve Beeston">
    <w15:presenceInfo w15:providerId="AD" w15:userId="S::steve.beeston@refdecarb.org::cc8d2327-897f-45c9-8693-d1a42094e4b7"/>
  </w15:person>
  <w15:person w15:author="Akash Anand">
    <w15:presenceInfo w15:providerId="AD" w15:userId="S-1-5-21-1844237615-630328440-1417001333-29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63A"/>
    <w:rsid w:val="00000CB6"/>
    <w:rsid w:val="0000363C"/>
    <w:rsid w:val="000070DB"/>
    <w:rsid w:val="000205DD"/>
    <w:rsid w:val="00020CE4"/>
    <w:rsid w:val="000237D0"/>
    <w:rsid w:val="00025CBD"/>
    <w:rsid w:val="0003796E"/>
    <w:rsid w:val="00037A2A"/>
    <w:rsid w:val="000443DD"/>
    <w:rsid w:val="00060B5E"/>
    <w:rsid w:val="00060F63"/>
    <w:rsid w:val="00061A8A"/>
    <w:rsid w:val="00063A7B"/>
    <w:rsid w:val="00066878"/>
    <w:rsid w:val="000669C2"/>
    <w:rsid w:val="0006702E"/>
    <w:rsid w:val="00073F76"/>
    <w:rsid w:val="00086E72"/>
    <w:rsid w:val="000908E8"/>
    <w:rsid w:val="00094066"/>
    <w:rsid w:val="00094B07"/>
    <w:rsid w:val="00095F4D"/>
    <w:rsid w:val="000969F5"/>
    <w:rsid w:val="00097EF7"/>
    <w:rsid w:val="000A51FE"/>
    <w:rsid w:val="000B1741"/>
    <w:rsid w:val="000B2215"/>
    <w:rsid w:val="000B36C4"/>
    <w:rsid w:val="000B5E2B"/>
    <w:rsid w:val="000C1D7C"/>
    <w:rsid w:val="000C66AB"/>
    <w:rsid w:val="000D1EB1"/>
    <w:rsid w:val="000D5ADB"/>
    <w:rsid w:val="000E084E"/>
    <w:rsid w:val="000E18DA"/>
    <w:rsid w:val="000E44BA"/>
    <w:rsid w:val="000F351B"/>
    <w:rsid w:val="000F4028"/>
    <w:rsid w:val="00110D24"/>
    <w:rsid w:val="00114292"/>
    <w:rsid w:val="001156C1"/>
    <w:rsid w:val="00116737"/>
    <w:rsid w:val="0011787D"/>
    <w:rsid w:val="00127183"/>
    <w:rsid w:val="0014077F"/>
    <w:rsid w:val="00145B97"/>
    <w:rsid w:val="00146730"/>
    <w:rsid w:val="001474FB"/>
    <w:rsid w:val="00155310"/>
    <w:rsid w:val="0015568F"/>
    <w:rsid w:val="00156AD4"/>
    <w:rsid w:val="00180381"/>
    <w:rsid w:val="001837DD"/>
    <w:rsid w:val="00186805"/>
    <w:rsid w:val="001A097E"/>
    <w:rsid w:val="001A1B67"/>
    <w:rsid w:val="001A2429"/>
    <w:rsid w:val="001A26DA"/>
    <w:rsid w:val="001A6219"/>
    <w:rsid w:val="001A674C"/>
    <w:rsid w:val="001A7DA9"/>
    <w:rsid w:val="001B1306"/>
    <w:rsid w:val="001B1FD5"/>
    <w:rsid w:val="001B6E88"/>
    <w:rsid w:val="001B6EC3"/>
    <w:rsid w:val="001C3502"/>
    <w:rsid w:val="001E32A2"/>
    <w:rsid w:val="001E7809"/>
    <w:rsid w:val="00201001"/>
    <w:rsid w:val="002010E3"/>
    <w:rsid w:val="0020435C"/>
    <w:rsid w:val="00204E89"/>
    <w:rsid w:val="00205395"/>
    <w:rsid w:val="002078D5"/>
    <w:rsid w:val="0021735A"/>
    <w:rsid w:val="00224054"/>
    <w:rsid w:val="0022621A"/>
    <w:rsid w:val="0022792E"/>
    <w:rsid w:val="00231444"/>
    <w:rsid w:val="0023612F"/>
    <w:rsid w:val="00247DF3"/>
    <w:rsid w:val="00250202"/>
    <w:rsid w:val="002554FF"/>
    <w:rsid w:val="002572B5"/>
    <w:rsid w:val="00262937"/>
    <w:rsid w:val="00267642"/>
    <w:rsid w:val="0027677C"/>
    <w:rsid w:val="00276D53"/>
    <w:rsid w:val="00283517"/>
    <w:rsid w:val="002861D8"/>
    <w:rsid w:val="00293640"/>
    <w:rsid w:val="002966AD"/>
    <w:rsid w:val="002B5105"/>
    <w:rsid w:val="002B597F"/>
    <w:rsid w:val="002B61FA"/>
    <w:rsid w:val="002C1C86"/>
    <w:rsid w:val="002C3BD9"/>
    <w:rsid w:val="002D02EA"/>
    <w:rsid w:val="002D2746"/>
    <w:rsid w:val="002D2B7D"/>
    <w:rsid w:val="002E4233"/>
    <w:rsid w:val="002E4F81"/>
    <w:rsid w:val="002F1A1D"/>
    <w:rsid w:val="002F1F0D"/>
    <w:rsid w:val="002F5930"/>
    <w:rsid w:val="002F5E92"/>
    <w:rsid w:val="00300F61"/>
    <w:rsid w:val="00306FE9"/>
    <w:rsid w:val="003135BC"/>
    <w:rsid w:val="003153FC"/>
    <w:rsid w:val="00321E98"/>
    <w:rsid w:val="00322112"/>
    <w:rsid w:val="00325D5C"/>
    <w:rsid w:val="003304B2"/>
    <w:rsid w:val="00332ACF"/>
    <w:rsid w:val="00346B82"/>
    <w:rsid w:val="0034795B"/>
    <w:rsid w:val="0035076A"/>
    <w:rsid w:val="00351D5C"/>
    <w:rsid w:val="00353EF3"/>
    <w:rsid w:val="003600A4"/>
    <w:rsid w:val="003646A4"/>
    <w:rsid w:val="00365CBA"/>
    <w:rsid w:val="00382198"/>
    <w:rsid w:val="00385374"/>
    <w:rsid w:val="00390815"/>
    <w:rsid w:val="00391BA0"/>
    <w:rsid w:val="003925BD"/>
    <w:rsid w:val="003933FC"/>
    <w:rsid w:val="00394F04"/>
    <w:rsid w:val="00395083"/>
    <w:rsid w:val="00395E7A"/>
    <w:rsid w:val="00397161"/>
    <w:rsid w:val="00397CD6"/>
    <w:rsid w:val="003A14D8"/>
    <w:rsid w:val="003A36DC"/>
    <w:rsid w:val="003A4A41"/>
    <w:rsid w:val="003C106C"/>
    <w:rsid w:val="003C187C"/>
    <w:rsid w:val="003C7C53"/>
    <w:rsid w:val="003D4E05"/>
    <w:rsid w:val="003D5C42"/>
    <w:rsid w:val="003D6866"/>
    <w:rsid w:val="003E09EF"/>
    <w:rsid w:val="003F188F"/>
    <w:rsid w:val="003F33D7"/>
    <w:rsid w:val="003F457C"/>
    <w:rsid w:val="00413AA3"/>
    <w:rsid w:val="00420E4E"/>
    <w:rsid w:val="004251CD"/>
    <w:rsid w:val="00431778"/>
    <w:rsid w:val="00431821"/>
    <w:rsid w:val="00447908"/>
    <w:rsid w:val="004500BF"/>
    <w:rsid w:val="004515F7"/>
    <w:rsid w:val="00455093"/>
    <w:rsid w:val="00457526"/>
    <w:rsid w:val="0047470F"/>
    <w:rsid w:val="004765CE"/>
    <w:rsid w:val="0047674D"/>
    <w:rsid w:val="0048007D"/>
    <w:rsid w:val="0048243C"/>
    <w:rsid w:val="0048278D"/>
    <w:rsid w:val="0048683B"/>
    <w:rsid w:val="0049058B"/>
    <w:rsid w:val="00491146"/>
    <w:rsid w:val="00491649"/>
    <w:rsid w:val="0049442E"/>
    <w:rsid w:val="004A304C"/>
    <w:rsid w:val="004A7844"/>
    <w:rsid w:val="004A7C5D"/>
    <w:rsid w:val="004B05D0"/>
    <w:rsid w:val="004B2EC3"/>
    <w:rsid w:val="004B41A8"/>
    <w:rsid w:val="004C4943"/>
    <w:rsid w:val="004C4FEF"/>
    <w:rsid w:val="004C5B8A"/>
    <w:rsid w:val="004C6E45"/>
    <w:rsid w:val="004D0796"/>
    <w:rsid w:val="004D73BD"/>
    <w:rsid w:val="004E4713"/>
    <w:rsid w:val="004E4EDA"/>
    <w:rsid w:val="004E662A"/>
    <w:rsid w:val="004F0DA6"/>
    <w:rsid w:val="004F52C7"/>
    <w:rsid w:val="004F7752"/>
    <w:rsid w:val="005008DD"/>
    <w:rsid w:val="00502C11"/>
    <w:rsid w:val="00502DA0"/>
    <w:rsid w:val="00504794"/>
    <w:rsid w:val="00504BB0"/>
    <w:rsid w:val="0051480E"/>
    <w:rsid w:val="00514C4A"/>
    <w:rsid w:val="005162A6"/>
    <w:rsid w:val="0052159C"/>
    <w:rsid w:val="00526C23"/>
    <w:rsid w:val="0052751C"/>
    <w:rsid w:val="005276A3"/>
    <w:rsid w:val="00530A8F"/>
    <w:rsid w:val="0053761A"/>
    <w:rsid w:val="00544602"/>
    <w:rsid w:val="005509FC"/>
    <w:rsid w:val="00550C17"/>
    <w:rsid w:val="005530B4"/>
    <w:rsid w:val="005555B6"/>
    <w:rsid w:val="00560BAA"/>
    <w:rsid w:val="00560EFC"/>
    <w:rsid w:val="005649BC"/>
    <w:rsid w:val="00566818"/>
    <w:rsid w:val="005726A8"/>
    <w:rsid w:val="00572E11"/>
    <w:rsid w:val="005730C6"/>
    <w:rsid w:val="00585D42"/>
    <w:rsid w:val="00586006"/>
    <w:rsid w:val="005867A4"/>
    <w:rsid w:val="005879AD"/>
    <w:rsid w:val="0059139C"/>
    <w:rsid w:val="00596E05"/>
    <w:rsid w:val="005A432D"/>
    <w:rsid w:val="005A6A2E"/>
    <w:rsid w:val="005B0D47"/>
    <w:rsid w:val="005B13BE"/>
    <w:rsid w:val="005B49E9"/>
    <w:rsid w:val="005B4A6B"/>
    <w:rsid w:val="005B52A4"/>
    <w:rsid w:val="005B7A9A"/>
    <w:rsid w:val="005C116A"/>
    <w:rsid w:val="005C1174"/>
    <w:rsid w:val="005C3F47"/>
    <w:rsid w:val="005C45F6"/>
    <w:rsid w:val="005D4E89"/>
    <w:rsid w:val="005E0DF7"/>
    <w:rsid w:val="005E1A08"/>
    <w:rsid w:val="005F2E88"/>
    <w:rsid w:val="005F7974"/>
    <w:rsid w:val="00601BEF"/>
    <w:rsid w:val="00605796"/>
    <w:rsid w:val="00607685"/>
    <w:rsid w:val="00610C5A"/>
    <w:rsid w:val="0061101C"/>
    <w:rsid w:val="00613134"/>
    <w:rsid w:val="00613740"/>
    <w:rsid w:val="00614197"/>
    <w:rsid w:val="00614548"/>
    <w:rsid w:val="00624053"/>
    <w:rsid w:val="00627316"/>
    <w:rsid w:val="00631E5D"/>
    <w:rsid w:val="00634D8B"/>
    <w:rsid w:val="006400EC"/>
    <w:rsid w:val="006423B3"/>
    <w:rsid w:val="00642971"/>
    <w:rsid w:val="0065086D"/>
    <w:rsid w:val="00652136"/>
    <w:rsid w:val="006563CE"/>
    <w:rsid w:val="00657673"/>
    <w:rsid w:val="00660AC0"/>
    <w:rsid w:val="006628F1"/>
    <w:rsid w:val="00682A4D"/>
    <w:rsid w:val="006917DF"/>
    <w:rsid w:val="006A0F7A"/>
    <w:rsid w:val="006A5756"/>
    <w:rsid w:val="006A6208"/>
    <w:rsid w:val="006A780E"/>
    <w:rsid w:val="006B2258"/>
    <w:rsid w:val="006B3A8C"/>
    <w:rsid w:val="006B7815"/>
    <w:rsid w:val="006B7B42"/>
    <w:rsid w:val="006C45A4"/>
    <w:rsid w:val="006C59F4"/>
    <w:rsid w:val="006D7E04"/>
    <w:rsid w:val="006E0081"/>
    <w:rsid w:val="006F0066"/>
    <w:rsid w:val="006F0ADA"/>
    <w:rsid w:val="006F1BAD"/>
    <w:rsid w:val="006F358D"/>
    <w:rsid w:val="006F7B49"/>
    <w:rsid w:val="00701FE8"/>
    <w:rsid w:val="00704897"/>
    <w:rsid w:val="00705803"/>
    <w:rsid w:val="00706480"/>
    <w:rsid w:val="007115A8"/>
    <w:rsid w:val="00721000"/>
    <w:rsid w:val="00722AC2"/>
    <w:rsid w:val="0072663A"/>
    <w:rsid w:val="00726678"/>
    <w:rsid w:val="0072732E"/>
    <w:rsid w:val="007310E7"/>
    <w:rsid w:val="00731E1B"/>
    <w:rsid w:val="007341D4"/>
    <w:rsid w:val="007418E8"/>
    <w:rsid w:val="0074331E"/>
    <w:rsid w:val="007456DF"/>
    <w:rsid w:val="00745EE0"/>
    <w:rsid w:val="00745F4F"/>
    <w:rsid w:val="00746624"/>
    <w:rsid w:val="007568C0"/>
    <w:rsid w:val="00761C36"/>
    <w:rsid w:val="007705F5"/>
    <w:rsid w:val="00773000"/>
    <w:rsid w:val="007760F9"/>
    <w:rsid w:val="007775D6"/>
    <w:rsid w:val="00777A2E"/>
    <w:rsid w:val="007804FC"/>
    <w:rsid w:val="00786156"/>
    <w:rsid w:val="00795834"/>
    <w:rsid w:val="007958A6"/>
    <w:rsid w:val="007A0A5C"/>
    <w:rsid w:val="007A1D26"/>
    <w:rsid w:val="007B12D6"/>
    <w:rsid w:val="007B5E01"/>
    <w:rsid w:val="007B62AD"/>
    <w:rsid w:val="007C2089"/>
    <w:rsid w:val="007C3C3C"/>
    <w:rsid w:val="007C5117"/>
    <w:rsid w:val="007C71CC"/>
    <w:rsid w:val="007D42DF"/>
    <w:rsid w:val="007D453E"/>
    <w:rsid w:val="007E3C6F"/>
    <w:rsid w:val="007E6DF6"/>
    <w:rsid w:val="007F0B67"/>
    <w:rsid w:val="007F11BD"/>
    <w:rsid w:val="007F24F4"/>
    <w:rsid w:val="00800922"/>
    <w:rsid w:val="0080353A"/>
    <w:rsid w:val="008069D7"/>
    <w:rsid w:val="008079D1"/>
    <w:rsid w:val="008118AC"/>
    <w:rsid w:val="00815AC5"/>
    <w:rsid w:val="0081712E"/>
    <w:rsid w:val="00831B2A"/>
    <w:rsid w:val="00832084"/>
    <w:rsid w:val="0083269F"/>
    <w:rsid w:val="00832F01"/>
    <w:rsid w:val="00834143"/>
    <w:rsid w:val="00847AE9"/>
    <w:rsid w:val="00852535"/>
    <w:rsid w:val="00853876"/>
    <w:rsid w:val="008579B8"/>
    <w:rsid w:val="00860B16"/>
    <w:rsid w:val="00866C58"/>
    <w:rsid w:val="00867497"/>
    <w:rsid w:val="008752D4"/>
    <w:rsid w:val="00877DF3"/>
    <w:rsid w:val="00880DB4"/>
    <w:rsid w:val="0088133A"/>
    <w:rsid w:val="0089316D"/>
    <w:rsid w:val="00895506"/>
    <w:rsid w:val="00896ABE"/>
    <w:rsid w:val="008A0694"/>
    <w:rsid w:val="008A3B07"/>
    <w:rsid w:val="008A76FF"/>
    <w:rsid w:val="008C22EC"/>
    <w:rsid w:val="008D11C6"/>
    <w:rsid w:val="008D487F"/>
    <w:rsid w:val="008E0F13"/>
    <w:rsid w:val="008E32FD"/>
    <w:rsid w:val="008E3665"/>
    <w:rsid w:val="008E67B8"/>
    <w:rsid w:val="008F1EBD"/>
    <w:rsid w:val="008F20F9"/>
    <w:rsid w:val="008F3C0C"/>
    <w:rsid w:val="008F6F67"/>
    <w:rsid w:val="00904207"/>
    <w:rsid w:val="0090682B"/>
    <w:rsid w:val="0091367A"/>
    <w:rsid w:val="0091530F"/>
    <w:rsid w:val="00916AD6"/>
    <w:rsid w:val="0092296B"/>
    <w:rsid w:val="00924126"/>
    <w:rsid w:val="0092592C"/>
    <w:rsid w:val="0093019F"/>
    <w:rsid w:val="00933553"/>
    <w:rsid w:val="00934015"/>
    <w:rsid w:val="0093621E"/>
    <w:rsid w:val="00942A9B"/>
    <w:rsid w:val="009447D1"/>
    <w:rsid w:val="00945108"/>
    <w:rsid w:val="00945801"/>
    <w:rsid w:val="00947113"/>
    <w:rsid w:val="00950D76"/>
    <w:rsid w:val="00954CD6"/>
    <w:rsid w:val="00956359"/>
    <w:rsid w:val="00960F7F"/>
    <w:rsid w:val="009628C6"/>
    <w:rsid w:val="00963171"/>
    <w:rsid w:val="00964123"/>
    <w:rsid w:val="00973DE0"/>
    <w:rsid w:val="009746AE"/>
    <w:rsid w:val="00977FBC"/>
    <w:rsid w:val="00981B8D"/>
    <w:rsid w:val="009828AE"/>
    <w:rsid w:val="00984F60"/>
    <w:rsid w:val="00985409"/>
    <w:rsid w:val="00992FC5"/>
    <w:rsid w:val="009A209F"/>
    <w:rsid w:val="009A6698"/>
    <w:rsid w:val="009C6131"/>
    <w:rsid w:val="009D1B14"/>
    <w:rsid w:val="009E186F"/>
    <w:rsid w:val="009F0BD9"/>
    <w:rsid w:val="009F5AB5"/>
    <w:rsid w:val="00A04A51"/>
    <w:rsid w:val="00A10D10"/>
    <w:rsid w:val="00A10E63"/>
    <w:rsid w:val="00A11C9E"/>
    <w:rsid w:val="00A14725"/>
    <w:rsid w:val="00A177DB"/>
    <w:rsid w:val="00A21FE2"/>
    <w:rsid w:val="00A22EB9"/>
    <w:rsid w:val="00A26F37"/>
    <w:rsid w:val="00A2782D"/>
    <w:rsid w:val="00A31997"/>
    <w:rsid w:val="00A355A2"/>
    <w:rsid w:val="00A51630"/>
    <w:rsid w:val="00A529A5"/>
    <w:rsid w:val="00A54649"/>
    <w:rsid w:val="00A559AA"/>
    <w:rsid w:val="00A602C0"/>
    <w:rsid w:val="00A67A95"/>
    <w:rsid w:val="00A7081E"/>
    <w:rsid w:val="00A71581"/>
    <w:rsid w:val="00A732ED"/>
    <w:rsid w:val="00A7362F"/>
    <w:rsid w:val="00A8256E"/>
    <w:rsid w:val="00A82D1F"/>
    <w:rsid w:val="00A90F8A"/>
    <w:rsid w:val="00A924B6"/>
    <w:rsid w:val="00A931A6"/>
    <w:rsid w:val="00AA0ABE"/>
    <w:rsid w:val="00AA27AB"/>
    <w:rsid w:val="00AA5062"/>
    <w:rsid w:val="00AA5A39"/>
    <w:rsid w:val="00AA7E57"/>
    <w:rsid w:val="00AB2568"/>
    <w:rsid w:val="00AB27D4"/>
    <w:rsid w:val="00AB3738"/>
    <w:rsid w:val="00AC0B6F"/>
    <w:rsid w:val="00AC6412"/>
    <w:rsid w:val="00AD4206"/>
    <w:rsid w:val="00AD6E9C"/>
    <w:rsid w:val="00AE0100"/>
    <w:rsid w:val="00AE11BC"/>
    <w:rsid w:val="00AE24FA"/>
    <w:rsid w:val="00AE3A29"/>
    <w:rsid w:val="00AF60E8"/>
    <w:rsid w:val="00B006A3"/>
    <w:rsid w:val="00B0158B"/>
    <w:rsid w:val="00B0293A"/>
    <w:rsid w:val="00B1272E"/>
    <w:rsid w:val="00B13D98"/>
    <w:rsid w:val="00B22A2C"/>
    <w:rsid w:val="00B23C80"/>
    <w:rsid w:val="00B242C2"/>
    <w:rsid w:val="00B24FAD"/>
    <w:rsid w:val="00B27EC7"/>
    <w:rsid w:val="00B32BDD"/>
    <w:rsid w:val="00B34BAF"/>
    <w:rsid w:val="00B41436"/>
    <w:rsid w:val="00B458B3"/>
    <w:rsid w:val="00B45EA1"/>
    <w:rsid w:val="00B50E88"/>
    <w:rsid w:val="00B562CF"/>
    <w:rsid w:val="00B60DEA"/>
    <w:rsid w:val="00B62D44"/>
    <w:rsid w:val="00B64EB4"/>
    <w:rsid w:val="00B66CEC"/>
    <w:rsid w:val="00B70917"/>
    <w:rsid w:val="00B75338"/>
    <w:rsid w:val="00B81A7D"/>
    <w:rsid w:val="00B919BB"/>
    <w:rsid w:val="00B91C2A"/>
    <w:rsid w:val="00B926ED"/>
    <w:rsid w:val="00B967E3"/>
    <w:rsid w:val="00BA11E5"/>
    <w:rsid w:val="00BA2E14"/>
    <w:rsid w:val="00BA3B74"/>
    <w:rsid w:val="00BA75A0"/>
    <w:rsid w:val="00BB0F2E"/>
    <w:rsid w:val="00BB3221"/>
    <w:rsid w:val="00BB43F0"/>
    <w:rsid w:val="00BB5CA9"/>
    <w:rsid w:val="00BB6F56"/>
    <w:rsid w:val="00BC4F5F"/>
    <w:rsid w:val="00BC696B"/>
    <w:rsid w:val="00BC69DF"/>
    <w:rsid w:val="00BC7E03"/>
    <w:rsid w:val="00BD4CAF"/>
    <w:rsid w:val="00BD7F40"/>
    <w:rsid w:val="00BE0FDB"/>
    <w:rsid w:val="00BE205D"/>
    <w:rsid w:val="00BF39F9"/>
    <w:rsid w:val="00BF4807"/>
    <w:rsid w:val="00C024FA"/>
    <w:rsid w:val="00C02890"/>
    <w:rsid w:val="00C03282"/>
    <w:rsid w:val="00C1088D"/>
    <w:rsid w:val="00C31442"/>
    <w:rsid w:val="00C3191F"/>
    <w:rsid w:val="00C34C4F"/>
    <w:rsid w:val="00C34DC6"/>
    <w:rsid w:val="00C4297B"/>
    <w:rsid w:val="00C43F28"/>
    <w:rsid w:val="00C476EB"/>
    <w:rsid w:val="00C47770"/>
    <w:rsid w:val="00C55DD3"/>
    <w:rsid w:val="00C616C9"/>
    <w:rsid w:val="00C6317E"/>
    <w:rsid w:val="00C63F15"/>
    <w:rsid w:val="00C64F0A"/>
    <w:rsid w:val="00C67799"/>
    <w:rsid w:val="00C73B4E"/>
    <w:rsid w:val="00C76331"/>
    <w:rsid w:val="00C82F94"/>
    <w:rsid w:val="00C83698"/>
    <w:rsid w:val="00C85032"/>
    <w:rsid w:val="00C851B9"/>
    <w:rsid w:val="00C91EAF"/>
    <w:rsid w:val="00C94C50"/>
    <w:rsid w:val="00CA005F"/>
    <w:rsid w:val="00CA1936"/>
    <w:rsid w:val="00CA1ACE"/>
    <w:rsid w:val="00CA220A"/>
    <w:rsid w:val="00CA4125"/>
    <w:rsid w:val="00CA67FF"/>
    <w:rsid w:val="00CA77B3"/>
    <w:rsid w:val="00CC39E3"/>
    <w:rsid w:val="00CC6AED"/>
    <w:rsid w:val="00CD3968"/>
    <w:rsid w:val="00CD63A7"/>
    <w:rsid w:val="00CD6DC8"/>
    <w:rsid w:val="00CD7E7F"/>
    <w:rsid w:val="00CD7FD3"/>
    <w:rsid w:val="00CE39FE"/>
    <w:rsid w:val="00CE5F0B"/>
    <w:rsid w:val="00CF2BC8"/>
    <w:rsid w:val="00CF3C1E"/>
    <w:rsid w:val="00CF77B3"/>
    <w:rsid w:val="00D015F4"/>
    <w:rsid w:val="00D12197"/>
    <w:rsid w:val="00D13625"/>
    <w:rsid w:val="00D17696"/>
    <w:rsid w:val="00D26260"/>
    <w:rsid w:val="00D31C5E"/>
    <w:rsid w:val="00D43A6D"/>
    <w:rsid w:val="00D45FCA"/>
    <w:rsid w:val="00D47BAD"/>
    <w:rsid w:val="00D60511"/>
    <w:rsid w:val="00D60D78"/>
    <w:rsid w:val="00D62A60"/>
    <w:rsid w:val="00D63191"/>
    <w:rsid w:val="00D64274"/>
    <w:rsid w:val="00D64B3C"/>
    <w:rsid w:val="00D674A5"/>
    <w:rsid w:val="00D73E88"/>
    <w:rsid w:val="00D74850"/>
    <w:rsid w:val="00D813B3"/>
    <w:rsid w:val="00D8597C"/>
    <w:rsid w:val="00D8739F"/>
    <w:rsid w:val="00D97580"/>
    <w:rsid w:val="00D97998"/>
    <w:rsid w:val="00DA3029"/>
    <w:rsid w:val="00DB0FAB"/>
    <w:rsid w:val="00DB51F2"/>
    <w:rsid w:val="00DC0330"/>
    <w:rsid w:val="00DC1FA5"/>
    <w:rsid w:val="00DC2AC7"/>
    <w:rsid w:val="00DC522F"/>
    <w:rsid w:val="00DD181A"/>
    <w:rsid w:val="00DD4C75"/>
    <w:rsid w:val="00DE6BC8"/>
    <w:rsid w:val="00DE7D5A"/>
    <w:rsid w:val="00E006EB"/>
    <w:rsid w:val="00E10DCD"/>
    <w:rsid w:val="00E14BE4"/>
    <w:rsid w:val="00E1675B"/>
    <w:rsid w:val="00E16D1A"/>
    <w:rsid w:val="00E21E9A"/>
    <w:rsid w:val="00E2297F"/>
    <w:rsid w:val="00E43FA7"/>
    <w:rsid w:val="00E61D5B"/>
    <w:rsid w:val="00E6501B"/>
    <w:rsid w:val="00E65935"/>
    <w:rsid w:val="00E664EC"/>
    <w:rsid w:val="00E73CDB"/>
    <w:rsid w:val="00E76618"/>
    <w:rsid w:val="00E76D1D"/>
    <w:rsid w:val="00E861A8"/>
    <w:rsid w:val="00E87231"/>
    <w:rsid w:val="00E87D4B"/>
    <w:rsid w:val="00E93F99"/>
    <w:rsid w:val="00EA0AEB"/>
    <w:rsid w:val="00EA5F49"/>
    <w:rsid w:val="00EA6E91"/>
    <w:rsid w:val="00EA77F1"/>
    <w:rsid w:val="00EB08F9"/>
    <w:rsid w:val="00EC38F6"/>
    <w:rsid w:val="00EC4C4B"/>
    <w:rsid w:val="00ED1BC0"/>
    <w:rsid w:val="00ED32FE"/>
    <w:rsid w:val="00ED61ED"/>
    <w:rsid w:val="00ED6350"/>
    <w:rsid w:val="00ED63BA"/>
    <w:rsid w:val="00ED6911"/>
    <w:rsid w:val="00EE1AA1"/>
    <w:rsid w:val="00EE3B2A"/>
    <w:rsid w:val="00EE5AA0"/>
    <w:rsid w:val="00EE70EC"/>
    <w:rsid w:val="00EF5543"/>
    <w:rsid w:val="00EF6669"/>
    <w:rsid w:val="00EF746C"/>
    <w:rsid w:val="00F0026F"/>
    <w:rsid w:val="00F07D62"/>
    <w:rsid w:val="00F10123"/>
    <w:rsid w:val="00F15BAD"/>
    <w:rsid w:val="00F17CC6"/>
    <w:rsid w:val="00F229D7"/>
    <w:rsid w:val="00F27770"/>
    <w:rsid w:val="00F35371"/>
    <w:rsid w:val="00F3604E"/>
    <w:rsid w:val="00F41071"/>
    <w:rsid w:val="00F54DC6"/>
    <w:rsid w:val="00F6074C"/>
    <w:rsid w:val="00F61EDC"/>
    <w:rsid w:val="00F632AD"/>
    <w:rsid w:val="00F6621E"/>
    <w:rsid w:val="00F67362"/>
    <w:rsid w:val="00F7269C"/>
    <w:rsid w:val="00F7381C"/>
    <w:rsid w:val="00F7547B"/>
    <w:rsid w:val="00F870BC"/>
    <w:rsid w:val="00F87F32"/>
    <w:rsid w:val="00F904FF"/>
    <w:rsid w:val="00F95484"/>
    <w:rsid w:val="00FA1949"/>
    <w:rsid w:val="00FA2916"/>
    <w:rsid w:val="00FA57E5"/>
    <w:rsid w:val="00FA7195"/>
    <w:rsid w:val="00FB1B54"/>
    <w:rsid w:val="00FB31E3"/>
    <w:rsid w:val="00FC0650"/>
    <w:rsid w:val="00FC34D7"/>
    <w:rsid w:val="00FD6076"/>
    <w:rsid w:val="00FE0350"/>
    <w:rsid w:val="00FE2D9E"/>
    <w:rsid w:val="00FE315E"/>
    <w:rsid w:val="00FE4BF5"/>
    <w:rsid w:val="00FE5166"/>
    <w:rsid w:val="028E1FF3"/>
    <w:rsid w:val="0AFF5E7C"/>
    <w:rsid w:val="0EAB8280"/>
    <w:rsid w:val="1199C37B"/>
    <w:rsid w:val="16C02E29"/>
    <w:rsid w:val="1810CCFB"/>
    <w:rsid w:val="20112865"/>
    <w:rsid w:val="21AC86A6"/>
    <w:rsid w:val="22759637"/>
    <w:rsid w:val="2629D054"/>
    <w:rsid w:val="26319E48"/>
    <w:rsid w:val="27FD0C76"/>
    <w:rsid w:val="2A5FEA6C"/>
    <w:rsid w:val="2C5BAB3A"/>
    <w:rsid w:val="2F689C99"/>
    <w:rsid w:val="32C673A9"/>
    <w:rsid w:val="33E44A1B"/>
    <w:rsid w:val="37EC6308"/>
    <w:rsid w:val="38F9EA2F"/>
    <w:rsid w:val="3AA76BC5"/>
    <w:rsid w:val="3BB09382"/>
    <w:rsid w:val="3C043531"/>
    <w:rsid w:val="3F72000B"/>
    <w:rsid w:val="42B20598"/>
    <w:rsid w:val="437CB1E3"/>
    <w:rsid w:val="4673E817"/>
    <w:rsid w:val="473EBCBE"/>
    <w:rsid w:val="4A5AFEC8"/>
    <w:rsid w:val="4EDB8086"/>
    <w:rsid w:val="5315F1D4"/>
    <w:rsid w:val="535B93A3"/>
    <w:rsid w:val="57D7C33A"/>
    <w:rsid w:val="584EC5E7"/>
    <w:rsid w:val="5865D9DD"/>
    <w:rsid w:val="5C7580AC"/>
    <w:rsid w:val="5CF108F1"/>
    <w:rsid w:val="5EF9FF43"/>
    <w:rsid w:val="644B4929"/>
    <w:rsid w:val="66E9110A"/>
    <w:rsid w:val="68731455"/>
    <w:rsid w:val="6AFFBE71"/>
    <w:rsid w:val="6CB78923"/>
    <w:rsid w:val="6CC86C4E"/>
    <w:rsid w:val="6F0C2445"/>
    <w:rsid w:val="6FBCE540"/>
    <w:rsid w:val="717492F7"/>
    <w:rsid w:val="78769A76"/>
    <w:rsid w:val="7CBAC1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F1706"/>
  <w15:chartTrackingRefBased/>
  <w15:docId w15:val="{0E89D580-95BF-4DA4-A3F2-4E01ABB7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66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66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6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D7F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66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63A"/>
    <w:rPr>
      <w:rFonts w:ascii="Times New Roman" w:eastAsia="Times New Roman" w:hAnsi="Times New Roman" w:cs="Times New Roman"/>
      <w:b/>
      <w:bCs/>
      <w:sz w:val="27"/>
      <w:szCs w:val="27"/>
    </w:rPr>
  </w:style>
  <w:style w:type="character" w:styleId="Strong">
    <w:name w:val="Strong"/>
    <w:basedOn w:val="DefaultParagraphFont"/>
    <w:uiPriority w:val="22"/>
    <w:qFormat/>
    <w:rsid w:val="0072663A"/>
    <w:rPr>
      <w:b/>
      <w:bCs/>
    </w:rPr>
  </w:style>
  <w:style w:type="paragraph" w:styleId="NormalWeb">
    <w:name w:val="Normal (Web)"/>
    <w:basedOn w:val="Normal"/>
    <w:uiPriority w:val="99"/>
    <w:unhideWhenUsed/>
    <w:rsid w:val="007266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D7FD3"/>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CD7FD3"/>
    <w:rPr>
      <w:i/>
      <w:iCs/>
    </w:rPr>
  </w:style>
  <w:style w:type="table" w:styleId="TableGrid">
    <w:name w:val="Table Grid"/>
    <w:basedOn w:val="TableNormal"/>
    <w:uiPriority w:val="39"/>
    <w:rsid w:val="005B1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02C0"/>
    <w:pPr>
      <w:ind w:left="720"/>
      <w:contextualSpacing/>
    </w:pPr>
  </w:style>
  <w:style w:type="paragraph" w:styleId="Header">
    <w:name w:val="header"/>
    <w:basedOn w:val="Normal"/>
    <w:link w:val="HeaderChar"/>
    <w:uiPriority w:val="99"/>
    <w:unhideWhenUsed/>
    <w:rsid w:val="003F1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33A"/>
  </w:style>
  <w:style w:type="paragraph" w:styleId="Footer">
    <w:name w:val="footer"/>
    <w:basedOn w:val="Normal"/>
    <w:link w:val="FooterChar"/>
    <w:uiPriority w:val="99"/>
    <w:unhideWhenUsed/>
    <w:rsid w:val="003F1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33A"/>
  </w:style>
  <w:style w:type="character" w:styleId="Hyperlink">
    <w:name w:val="Hyperlink"/>
    <w:basedOn w:val="DefaultParagraphFont"/>
    <w:uiPriority w:val="99"/>
    <w:unhideWhenUsed/>
    <w:rsid w:val="00550C17"/>
    <w:rPr>
      <w:color w:val="0563C1" w:themeColor="hyperlink"/>
      <w:u w:val="single"/>
    </w:rPr>
  </w:style>
  <w:style w:type="character" w:customStyle="1" w:styleId="UnresolvedMention1">
    <w:name w:val="Unresolved Mention1"/>
    <w:basedOn w:val="DefaultParagraphFont"/>
    <w:uiPriority w:val="99"/>
    <w:semiHidden/>
    <w:unhideWhenUsed/>
    <w:rsid w:val="00550C17"/>
    <w:rPr>
      <w:color w:val="605E5C"/>
      <w:shd w:val="clear" w:color="auto" w:fill="E1DFDD"/>
    </w:rPr>
  </w:style>
  <w:style w:type="paragraph" w:styleId="CommentText">
    <w:name w:val="annotation text"/>
    <w:basedOn w:val="Normal"/>
    <w:link w:val="CommentTextChar"/>
    <w:uiPriority w:val="99"/>
    <w:unhideWhenUsed/>
    <w:rsid w:val="007958A6"/>
    <w:pPr>
      <w:spacing w:line="240" w:lineRule="auto"/>
    </w:pPr>
    <w:rPr>
      <w:sz w:val="20"/>
      <w:szCs w:val="20"/>
    </w:rPr>
  </w:style>
  <w:style w:type="character" w:customStyle="1" w:styleId="CommentTextChar">
    <w:name w:val="Comment Text Char"/>
    <w:basedOn w:val="DefaultParagraphFont"/>
    <w:link w:val="CommentText"/>
    <w:uiPriority w:val="99"/>
    <w:rsid w:val="007958A6"/>
    <w:rPr>
      <w:sz w:val="20"/>
      <w:szCs w:val="20"/>
    </w:rPr>
  </w:style>
  <w:style w:type="character" w:styleId="CommentReference">
    <w:name w:val="annotation reference"/>
    <w:basedOn w:val="DefaultParagraphFont"/>
    <w:uiPriority w:val="99"/>
    <w:semiHidden/>
    <w:unhideWhenUsed/>
    <w:rsid w:val="007958A6"/>
    <w:rPr>
      <w:sz w:val="16"/>
      <w:szCs w:val="16"/>
    </w:rPr>
  </w:style>
  <w:style w:type="paragraph" w:styleId="CommentSubject">
    <w:name w:val="annotation subject"/>
    <w:basedOn w:val="CommentText"/>
    <w:next w:val="CommentText"/>
    <w:link w:val="CommentSubjectChar"/>
    <w:uiPriority w:val="99"/>
    <w:semiHidden/>
    <w:unhideWhenUsed/>
    <w:rsid w:val="00AC0B6F"/>
    <w:rPr>
      <w:b/>
      <w:bCs/>
    </w:rPr>
  </w:style>
  <w:style w:type="character" w:customStyle="1" w:styleId="CommentSubjectChar">
    <w:name w:val="Comment Subject Char"/>
    <w:basedOn w:val="CommentTextChar"/>
    <w:link w:val="CommentSubject"/>
    <w:uiPriority w:val="99"/>
    <w:semiHidden/>
    <w:rsid w:val="00AC0B6F"/>
    <w:rPr>
      <w:b/>
      <w:bCs/>
      <w:sz w:val="20"/>
      <w:szCs w:val="20"/>
    </w:rPr>
  </w:style>
  <w:style w:type="paragraph" w:styleId="BalloonText">
    <w:name w:val="Balloon Text"/>
    <w:basedOn w:val="Normal"/>
    <w:link w:val="BalloonTextChar"/>
    <w:uiPriority w:val="99"/>
    <w:semiHidden/>
    <w:unhideWhenUsed/>
    <w:rsid w:val="00C677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799"/>
    <w:rPr>
      <w:rFonts w:ascii="Segoe UI" w:hAnsi="Segoe UI" w:cs="Segoe UI"/>
      <w:sz w:val="18"/>
      <w:szCs w:val="18"/>
    </w:rPr>
  </w:style>
  <w:style w:type="paragraph" w:styleId="Revision">
    <w:name w:val="Revision"/>
    <w:hidden/>
    <w:uiPriority w:val="99"/>
    <w:semiHidden/>
    <w:rsid w:val="00C851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00211">
      <w:bodyDiv w:val="1"/>
      <w:marLeft w:val="0"/>
      <w:marRight w:val="0"/>
      <w:marTop w:val="0"/>
      <w:marBottom w:val="0"/>
      <w:divBdr>
        <w:top w:val="none" w:sz="0" w:space="0" w:color="auto"/>
        <w:left w:val="none" w:sz="0" w:space="0" w:color="auto"/>
        <w:bottom w:val="none" w:sz="0" w:space="0" w:color="auto"/>
        <w:right w:val="none" w:sz="0" w:space="0" w:color="auto"/>
      </w:divBdr>
    </w:div>
    <w:div w:id="367342884">
      <w:bodyDiv w:val="1"/>
      <w:marLeft w:val="0"/>
      <w:marRight w:val="0"/>
      <w:marTop w:val="0"/>
      <w:marBottom w:val="0"/>
      <w:divBdr>
        <w:top w:val="none" w:sz="0" w:space="0" w:color="auto"/>
        <w:left w:val="none" w:sz="0" w:space="0" w:color="auto"/>
        <w:bottom w:val="none" w:sz="0" w:space="0" w:color="auto"/>
        <w:right w:val="none" w:sz="0" w:space="0" w:color="auto"/>
      </w:divBdr>
    </w:div>
    <w:div w:id="491335417">
      <w:bodyDiv w:val="1"/>
      <w:marLeft w:val="0"/>
      <w:marRight w:val="0"/>
      <w:marTop w:val="0"/>
      <w:marBottom w:val="0"/>
      <w:divBdr>
        <w:top w:val="none" w:sz="0" w:space="0" w:color="auto"/>
        <w:left w:val="none" w:sz="0" w:space="0" w:color="auto"/>
        <w:bottom w:val="none" w:sz="0" w:space="0" w:color="auto"/>
        <w:right w:val="none" w:sz="0" w:space="0" w:color="auto"/>
      </w:divBdr>
    </w:div>
    <w:div w:id="628708057">
      <w:bodyDiv w:val="1"/>
      <w:marLeft w:val="0"/>
      <w:marRight w:val="0"/>
      <w:marTop w:val="0"/>
      <w:marBottom w:val="0"/>
      <w:divBdr>
        <w:top w:val="none" w:sz="0" w:space="0" w:color="auto"/>
        <w:left w:val="none" w:sz="0" w:space="0" w:color="auto"/>
        <w:bottom w:val="none" w:sz="0" w:space="0" w:color="auto"/>
        <w:right w:val="none" w:sz="0" w:space="0" w:color="auto"/>
      </w:divBdr>
    </w:div>
    <w:div w:id="678778112">
      <w:bodyDiv w:val="1"/>
      <w:marLeft w:val="0"/>
      <w:marRight w:val="0"/>
      <w:marTop w:val="0"/>
      <w:marBottom w:val="0"/>
      <w:divBdr>
        <w:top w:val="none" w:sz="0" w:space="0" w:color="auto"/>
        <w:left w:val="none" w:sz="0" w:space="0" w:color="auto"/>
        <w:bottom w:val="none" w:sz="0" w:space="0" w:color="auto"/>
        <w:right w:val="none" w:sz="0" w:space="0" w:color="auto"/>
      </w:divBdr>
    </w:div>
    <w:div w:id="1993754090">
      <w:bodyDiv w:val="1"/>
      <w:marLeft w:val="0"/>
      <w:marRight w:val="0"/>
      <w:marTop w:val="0"/>
      <w:marBottom w:val="0"/>
      <w:divBdr>
        <w:top w:val="none" w:sz="0" w:space="0" w:color="auto"/>
        <w:left w:val="none" w:sz="0" w:space="0" w:color="auto"/>
        <w:bottom w:val="none" w:sz="0" w:space="0" w:color="auto"/>
        <w:right w:val="none" w:sz="0" w:space="0" w:color="auto"/>
      </w:divBdr>
    </w:div>
    <w:div w:id="199514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fontTable" Target="fontTable.xml"/><Relationship Id="rId28" Type="http://schemas.microsoft.com/office/2016/09/relationships/commentsIds" Target="commentsIds.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footer" Target="footer2.xml"/><Relationship Id="rId2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91DA1C2E8634882BA8F5D73C6D92401"/>
        <w:category>
          <w:name w:val="General"/>
          <w:gallery w:val="placeholder"/>
        </w:category>
        <w:types>
          <w:type w:val="bbPlcHdr"/>
        </w:types>
        <w:behaviors>
          <w:behavior w:val="content"/>
        </w:behaviors>
        <w:guid w:val="{F9C2D09A-A6CB-46FB-8956-33041AFF4233}"/>
      </w:docPartPr>
      <w:docPartBody>
        <w:p w:rsidR="00EC290E" w:rsidRDefault="001516AC" w:rsidP="001516AC">
          <w:pPr>
            <w:pStyle w:val="C91DA1C2E8634882BA8F5D73C6D9240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6AC"/>
    <w:rsid w:val="000113F0"/>
    <w:rsid w:val="000345E7"/>
    <w:rsid w:val="000F351B"/>
    <w:rsid w:val="00141069"/>
    <w:rsid w:val="001516AC"/>
    <w:rsid w:val="0023093E"/>
    <w:rsid w:val="002527E3"/>
    <w:rsid w:val="00282BD9"/>
    <w:rsid w:val="002A7FE4"/>
    <w:rsid w:val="002F5DFF"/>
    <w:rsid w:val="00301A8C"/>
    <w:rsid w:val="00321E98"/>
    <w:rsid w:val="00342560"/>
    <w:rsid w:val="00451143"/>
    <w:rsid w:val="0047674D"/>
    <w:rsid w:val="0048278D"/>
    <w:rsid w:val="00487B7B"/>
    <w:rsid w:val="004C4FEF"/>
    <w:rsid w:val="00535D19"/>
    <w:rsid w:val="0054338F"/>
    <w:rsid w:val="00572E11"/>
    <w:rsid w:val="00586FF9"/>
    <w:rsid w:val="005A6A2E"/>
    <w:rsid w:val="005C116A"/>
    <w:rsid w:val="005E3CB7"/>
    <w:rsid w:val="005E5074"/>
    <w:rsid w:val="006E0081"/>
    <w:rsid w:val="00757095"/>
    <w:rsid w:val="00795FBD"/>
    <w:rsid w:val="007C71CC"/>
    <w:rsid w:val="0080529F"/>
    <w:rsid w:val="008B604F"/>
    <w:rsid w:val="008F3C0C"/>
    <w:rsid w:val="00945801"/>
    <w:rsid w:val="009749D8"/>
    <w:rsid w:val="009E1ED8"/>
    <w:rsid w:val="00A27B48"/>
    <w:rsid w:val="00A529A5"/>
    <w:rsid w:val="00AA2863"/>
    <w:rsid w:val="00AD5FDE"/>
    <w:rsid w:val="00BE0FDB"/>
    <w:rsid w:val="00C27AC7"/>
    <w:rsid w:val="00C64C3E"/>
    <w:rsid w:val="00C80B0E"/>
    <w:rsid w:val="00CC23CC"/>
    <w:rsid w:val="00D86534"/>
    <w:rsid w:val="00D8739F"/>
    <w:rsid w:val="00E93F99"/>
    <w:rsid w:val="00EC290E"/>
    <w:rsid w:val="00F81339"/>
    <w:rsid w:val="00FD1F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1DA1C2E8634882BA8F5D73C6D92401">
    <w:name w:val="C91DA1C2E8634882BA8F5D73C6D92401"/>
    <w:rsid w:val="001516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13F6C64C43C46809700316E115C2A" ma:contentTypeVersion="16" ma:contentTypeDescription="Create a new document." ma:contentTypeScope="" ma:versionID="96025bd5d9c58111db454cd4b5668ff6">
  <xsd:schema xmlns:xsd="http://www.w3.org/2001/XMLSchema" xmlns:xs="http://www.w3.org/2001/XMLSchema" xmlns:p="http://schemas.microsoft.com/office/2006/metadata/properties" xmlns:ns2="8fae8554-e043-46f4-a358-9b5626c677ba" xmlns:ns3="53f87bb9-e86c-4fec-964d-fbf3edc6e3c6" targetNamespace="http://schemas.microsoft.com/office/2006/metadata/properties" ma:root="true" ma:fieldsID="6195e3b8a6ecc7b04154384a097dafe6" ns2:_="" ns3:_="">
    <xsd:import namespace="8fae8554-e043-46f4-a358-9b5626c677ba"/>
    <xsd:import namespace="53f87bb9-e86c-4fec-964d-fbf3edc6e3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e8554-e043-46f4-a358-9b5626c67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1dac74-4bde-4803-bd21-b1bfeb6ea32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f87bb9-e86c-4fec-964d-fbf3edc6e3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60ea4cc-750d-468c-84b0-e6d6c448d78b}" ma:internalName="TaxCatchAll" ma:showField="CatchAllData" ma:web="53f87bb9-e86c-4fec-964d-fbf3edc6e3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ae8554-e043-46f4-a358-9b5626c677ba">
      <Terms xmlns="http://schemas.microsoft.com/office/infopath/2007/PartnerControls"/>
    </lcf76f155ced4ddcb4097134ff3c332f>
    <TaxCatchAll xmlns="53f87bb9-e86c-4fec-964d-fbf3edc6e3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515C42-8EF9-40C4-944C-5ECD9DA81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e8554-e043-46f4-a358-9b5626c677ba"/>
    <ds:schemaRef ds:uri="53f87bb9-e86c-4fec-964d-fbf3edc6e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2BC7D-8ECE-49DB-9FAB-660801533488}">
  <ds:schemaRefs>
    <ds:schemaRef ds:uri="http://schemas.microsoft.com/office/2006/metadata/properties"/>
    <ds:schemaRef ds:uri="http://schemas.microsoft.com/office/infopath/2007/PartnerControls"/>
    <ds:schemaRef ds:uri="8fae8554-e043-46f4-a358-9b5626c677ba"/>
    <ds:schemaRef ds:uri="53f87bb9-e86c-4fec-964d-fbf3edc6e3c6"/>
  </ds:schemaRefs>
</ds:datastoreItem>
</file>

<file path=customXml/itemProps3.xml><?xml version="1.0" encoding="utf-8"?>
<ds:datastoreItem xmlns:ds="http://schemas.openxmlformats.org/officeDocument/2006/customXml" ds:itemID="{D4F4D5A0-3EFD-48F2-9160-800B684B5A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1686</Words>
  <Characters>9612</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Optimizing Furnace Spalling in Delayed Coking Units: A Data-Driven Approach</vt:lpstr>
      <vt:lpstr>    Abstract</vt:lpstr>
      <vt:lpstr>    1. Introduction</vt:lpstr>
      <vt:lpstr>    Delayed coking is a thermal cracking process employed to upgrade heavy residual </vt:lpstr>
      <vt:lpstr>    2. Methodology</vt:lpstr>
      <vt:lpstr>        2.1 Data Overview</vt:lpstr>
      <vt:lpstr>        2.2 Key Performance Metrics</vt:lpstr>
      <vt:lpstr>    3. Results and Discussion</vt:lpstr>
      <vt:lpstr>        3.1 Key Drivers for Successful Spalling</vt:lpstr>
      <vt:lpstr>        The actual execution of the spall has a larger impact on the effectiveness of th</vt:lpstr>
      <vt:lpstr>        3.2 Impact of Effective Spalling On DCU Operations</vt:lpstr>
      <vt:lpstr>    4. Implementation and Operator Decision Support</vt:lpstr>
      <vt:lpstr>    5. Summary</vt:lpstr>
      <vt:lpstr>    6. Conclusion</vt:lpstr>
      <vt:lpstr>    7. Ingenero, Inc.</vt:lpstr>
    </vt:vector>
  </TitlesOfParts>
  <Company/>
  <LinksUpToDate>false</LinksUpToDate>
  <CharactersWithSpaces>11276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Anand</dc:creator>
  <cp:keywords/>
  <dc:description/>
  <cp:lastModifiedBy>Akash Anand</cp:lastModifiedBy>
  <cp:revision>33</cp:revision>
  <cp:lastPrinted>2026-04-17T11:22:00Z</cp:lastPrinted>
  <dcterms:created xsi:type="dcterms:W3CDTF">2026-04-22T13:25:00Z</dcterms:created>
  <dcterms:modified xsi:type="dcterms:W3CDTF">2026-04-24T17:33:00Z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0x010100F1213F6C64C43C46809700316E115C2A</vt:lpwstr>
  </property>
  <property fmtid="{D5CDD505-2E9C-101B-9397-08002B2CF9AE}" pid="3" name="MediaServiceImageTags">
    <vt:lpwstr/>
  </property>
</Properties>
</file>